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37962" w14:textId="3F0161EE" w:rsidR="00EB0295" w:rsidRPr="00990AA7" w:rsidRDefault="00000000" w:rsidP="00B20478">
      <w:pPr>
        <w:spacing w:line="360" w:lineRule="auto"/>
        <w:jc w:val="center"/>
        <w:rPr>
          <w:b/>
        </w:rPr>
      </w:pPr>
      <w:r w:rsidRPr="00990AA7">
        <w:rPr>
          <w:b/>
        </w:rPr>
        <w:t>Automatic Discovery of Optimal Discrete Character Models</w:t>
      </w:r>
    </w:p>
    <w:p w14:paraId="44D49418" w14:textId="77777777" w:rsidR="00EB0295" w:rsidRPr="00990AA7" w:rsidRDefault="00EB0295" w:rsidP="00B20478">
      <w:pPr>
        <w:spacing w:line="360" w:lineRule="auto"/>
        <w:rPr>
          <w:b/>
        </w:rPr>
      </w:pPr>
    </w:p>
    <w:p w14:paraId="2A424159" w14:textId="5B86FAAB" w:rsidR="00EB0295" w:rsidRPr="00990AA7" w:rsidRDefault="00000000" w:rsidP="00B20478">
      <w:pPr>
        <w:spacing w:line="360" w:lineRule="auto"/>
      </w:pPr>
      <w:r w:rsidRPr="00990AA7">
        <w:rPr>
          <w:b/>
        </w:rPr>
        <w:t>James D. Boyko</w:t>
      </w:r>
      <w:r w:rsidRPr="00990AA7">
        <w:rPr>
          <w:b/>
          <w:vertAlign w:val="superscript"/>
        </w:rPr>
        <w:t>1,2</w:t>
      </w:r>
      <w:r w:rsidRPr="00990AA7">
        <w:rPr>
          <w:b/>
        </w:rPr>
        <w:t xml:space="preserve"> </w:t>
      </w:r>
    </w:p>
    <w:p w14:paraId="6D658667" w14:textId="77777777" w:rsidR="00EB0295" w:rsidRPr="00990AA7" w:rsidRDefault="00000000" w:rsidP="00B20478">
      <w:pPr>
        <w:spacing w:line="360" w:lineRule="auto"/>
        <w:ind w:left="360"/>
      </w:pPr>
      <w:r w:rsidRPr="00990AA7">
        <w:rPr>
          <w:vertAlign w:val="superscript"/>
        </w:rPr>
        <w:t xml:space="preserve">1 </w:t>
      </w:r>
      <w:r w:rsidRPr="00990AA7">
        <w:t>Department of Ecology and Evolutionary Biology, University of Michigan, Ann Arbor,</w:t>
      </w:r>
    </w:p>
    <w:p w14:paraId="6AE22197" w14:textId="77777777" w:rsidR="00EB0295" w:rsidRPr="00990AA7" w:rsidRDefault="00000000" w:rsidP="00B20478">
      <w:pPr>
        <w:spacing w:line="360" w:lineRule="auto"/>
        <w:ind w:left="360"/>
      </w:pPr>
      <w:r w:rsidRPr="00990AA7">
        <w:t>Michigan 48109, USA</w:t>
      </w:r>
    </w:p>
    <w:p w14:paraId="3A711DFF" w14:textId="2735CA55" w:rsidR="00EB0295" w:rsidRPr="00990AA7" w:rsidRDefault="00000000" w:rsidP="00B20478">
      <w:pPr>
        <w:spacing w:line="360" w:lineRule="auto"/>
        <w:ind w:left="360"/>
      </w:pPr>
      <w:proofErr w:type="gramStart"/>
      <w:r w:rsidRPr="00990AA7">
        <w:rPr>
          <w:vertAlign w:val="superscript"/>
        </w:rPr>
        <w:t xml:space="preserve">2  </w:t>
      </w:r>
      <w:r w:rsidRPr="00990AA7">
        <w:t>Michigan</w:t>
      </w:r>
      <w:proofErr w:type="gramEnd"/>
      <w:r w:rsidRPr="00990AA7">
        <w:t xml:space="preserve"> Institute of Data Science, University of Michigan, Ann Arbor, Michigan 48109, USA</w:t>
      </w:r>
    </w:p>
    <w:p w14:paraId="791CCCC8" w14:textId="77777777" w:rsidR="00A84658" w:rsidRDefault="00A84658" w:rsidP="00B20478">
      <w:pPr>
        <w:spacing w:line="360" w:lineRule="auto"/>
      </w:pPr>
    </w:p>
    <w:p w14:paraId="17B598A6" w14:textId="02E26644" w:rsidR="007648DD" w:rsidRPr="00990AA7" w:rsidRDefault="00997B76" w:rsidP="00B20478">
      <w:pPr>
        <w:spacing w:line="360" w:lineRule="auto"/>
      </w:pPr>
      <w:r w:rsidRPr="00997B76">
        <w:rPr>
          <w:b/>
          <w:bCs/>
        </w:rPr>
        <w:t>Contact</w:t>
      </w:r>
      <w:r>
        <w:rPr>
          <w:b/>
          <w:bCs/>
        </w:rPr>
        <w:t>.</w:t>
      </w:r>
      <w:r>
        <w:t xml:space="preserve"> </w:t>
      </w:r>
      <w:r w:rsidR="003E43BA" w:rsidRPr="00EE74DE">
        <w:rPr>
          <w:i/>
          <w:iCs/>
        </w:rPr>
        <w:t>jboyko@umich.edu</w:t>
      </w:r>
    </w:p>
    <w:p w14:paraId="077663DE" w14:textId="77777777" w:rsidR="00283D23" w:rsidRPr="00990AA7" w:rsidRDefault="00283D23" w:rsidP="00B20478">
      <w:pPr>
        <w:pStyle w:val="BodyText"/>
        <w:spacing w:after="0" w:line="360" w:lineRule="auto"/>
        <w:rPr>
          <w:rFonts w:eastAsia="Times New Roman" w:cs="Times New Roman"/>
        </w:rPr>
      </w:pPr>
    </w:p>
    <w:p w14:paraId="22502756" w14:textId="7BB844A3" w:rsidR="00EB0295" w:rsidRPr="00990AA7" w:rsidRDefault="00000000" w:rsidP="00B20478">
      <w:pPr>
        <w:pStyle w:val="BodyText"/>
        <w:spacing w:after="0" w:line="360" w:lineRule="auto"/>
        <w:rPr>
          <w:b/>
          <w:bCs/>
        </w:rPr>
      </w:pPr>
      <w:r w:rsidRPr="00990AA7">
        <w:rPr>
          <w:rFonts w:ascii="Times New Roman" w:eastAsia="Times New Roman" w:hAnsi="Times New Roman" w:cs="Times New Roman"/>
          <w:b/>
          <w:bCs/>
        </w:rPr>
        <w:t xml:space="preserve">Running Head. </w:t>
      </w:r>
      <w:r w:rsidR="007E18EE">
        <w:rPr>
          <w:rFonts w:ascii="Times New Roman" w:eastAsia="Times New Roman" w:hAnsi="Times New Roman" w:cs="Times New Roman"/>
        </w:rPr>
        <w:t xml:space="preserve">AUTOMATIC </w:t>
      </w:r>
      <w:r w:rsidR="006C59AF" w:rsidRPr="00990AA7">
        <w:rPr>
          <w:rFonts w:ascii="Times New Roman" w:eastAsia="Times New Roman" w:hAnsi="Times New Roman" w:cs="Times New Roman"/>
        </w:rPr>
        <w:t xml:space="preserve">DISCRETE CHARACTER </w:t>
      </w:r>
      <w:r w:rsidR="007E18EE">
        <w:rPr>
          <w:rFonts w:ascii="Times New Roman" w:eastAsia="Times New Roman" w:hAnsi="Times New Roman" w:cs="Times New Roman"/>
        </w:rPr>
        <w:t xml:space="preserve">MODEL </w:t>
      </w:r>
      <w:r w:rsidR="006C59AF">
        <w:rPr>
          <w:rFonts w:ascii="Times New Roman" w:eastAsia="Times New Roman" w:hAnsi="Times New Roman" w:cs="Times New Roman"/>
        </w:rPr>
        <w:t>DISCOVERY</w:t>
      </w:r>
      <w:r w:rsidR="007E18EE">
        <w:rPr>
          <w:rFonts w:ascii="Times New Roman" w:eastAsia="Times New Roman" w:hAnsi="Times New Roman" w:cs="Times New Roman"/>
        </w:rPr>
        <w:t xml:space="preserve"> </w:t>
      </w:r>
    </w:p>
    <w:p w14:paraId="7801E335"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b/>
          <w:bCs/>
        </w:rPr>
        <w:t xml:space="preserve">Key Words. </w:t>
      </w:r>
      <w:r w:rsidRPr="00990AA7">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221DCDEC" w14:textId="77777777" w:rsidR="00EE74DE" w:rsidRDefault="00EE74DE" w:rsidP="00B20478">
      <w:pPr>
        <w:spacing w:line="360" w:lineRule="auto"/>
        <w:rPr>
          <w:b/>
        </w:rPr>
      </w:pPr>
    </w:p>
    <w:p w14:paraId="4567743A" w14:textId="1584C8F3" w:rsidR="00A66D51" w:rsidRPr="00990AA7" w:rsidRDefault="00A66D51" w:rsidP="00B20478">
      <w:pPr>
        <w:spacing w:line="360" w:lineRule="auto"/>
        <w:rPr>
          <w:b/>
        </w:rPr>
      </w:pPr>
      <w:r w:rsidRPr="00990AA7">
        <w:rPr>
          <w:b/>
        </w:rPr>
        <w:t>Abstract</w:t>
      </w:r>
    </w:p>
    <w:p w14:paraId="3E8D6111" w14:textId="22BB0182" w:rsidR="00283D23" w:rsidRPr="00EE74DE" w:rsidRDefault="00A66D51"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 xml:space="preserve">Modeling discrete character evolution in a Markovian framework has become the standard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parameter sharing optimization to models of discrete character evolution. This allows for the automatic searching and optimization across different model structures without user specification. I test this framework under several simulation scenarios including hidden rates and multiple discrete characters. </w:t>
      </w:r>
      <w:r w:rsidRPr="00990AA7">
        <w:rPr>
          <w:rFonts w:eastAsia="Times New Roman" w:cs="Times New Roman"/>
        </w:rPr>
        <w:t xml:space="preserve">The results indicate that regularized models significantly outperform traditional approaches, yielding a far lower variance and a nearly tenfold reduction in the overall error of parameter estimates in the most extreme scenarios. </w:t>
      </w:r>
      <w:r w:rsidRPr="00990AA7">
        <w:rPr>
          <w:rFonts w:ascii="Times New Roman" w:eastAsia="Times New Roman" w:hAnsi="Times New Roman" w:cs="Times New Roman"/>
        </w:rPr>
        <w:t>I illustrate the power of automatic model selection by revisiting the ancestral state estimation of concealed ovulation and mating systems in Old</w:t>
      </w:r>
      <w:del w:id="0" w:author="Boyko, James" w:date="2025-06-14T09:57:00Z" w16du:dateUtc="2025-06-14T12:57:00Z">
        <w:r w:rsidRPr="00990AA7" w:rsidDel="009475F5">
          <w:rPr>
            <w:rFonts w:ascii="Times New Roman" w:eastAsia="Times New Roman" w:hAnsi="Times New Roman" w:cs="Times New Roman"/>
          </w:rPr>
          <w:delText>-</w:delText>
        </w:r>
      </w:del>
      <w:ins w:id="1" w:author="Boyko, James" w:date="2025-06-14T09:57:00Z" w16du:dateUtc="2025-06-14T12:57:00Z">
        <w:r w:rsidR="009475F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World monkeys. Using the dredge algorithm, I discover a previously unexamined model structure which has both better statistical performance and a differing ancestral state reconstruction when compared to default model sets. In general, these results highlight the dangers of an over-reliance on default model sets. The combination of automatic model selection and regularization help overcome problems of over-parameterization, and these results demonstrate that when inferences are drawn from a larger model space, they are both more statistically robust and biologically realistic. </w:t>
      </w:r>
    </w:p>
    <w:p w14:paraId="7B7667B4" w14:textId="753209DB" w:rsidR="00EB0295" w:rsidRPr="00990AA7" w:rsidRDefault="00000000" w:rsidP="00B20478">
      <w:pPr>
        <w:spacing w:line="360" w:lineRule="auto"/>
      </w:pPr>
      <w:del w:id="2" w:author="Boyko, James" w:date="2025-06-11T17:50:00Z" w16du:dateUtc="2025-06-11T20:50:00Z">
        <w:r w:rsidRPr="00990AA7" w:rsidDel="00620DB4">
          <w:lastRenderedPageBreak/>
          <w:delText xml:space="preserve">Complex </w:delText>
        </w:r>
      </w:del>
      <w:ins w:id="3" w:author="Boyko, James" w:date="2025-06-11T17:50:00Z" w16du:dateUtc="2025-06-11T20:50:00Z">
        <w:r w:rsidR="00620DB4">
          <w:t>Multistate</w:t>
        </w:r>
        <w:r w:rsidR="00620DB4" w:rsidRPr="00990AA7">
          <w:t xml:space="preserve"> </w:t>
        </w:r>
      </w:ins>
      <w:r w:rsidRPr="00990AA7">
        <w:t xml:space="preserve">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w:t>
      </w:r>
      <w:r w:rsidR="006403E0">
        <w:fldChar w:fldCharType="begin"/>
      </w:r>
      <w:r w:rsidR="006403E0">
        <w:instrText xml:space="preserve"> ADDIN ZOTERO_ITEM CSL_CITATION {"citationID":"rYaA6TQP","properties":{"formattedCitation":"(Pagel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6403E0">
        <w:fldChar w:fldCharType="separate"/>
      </w:r>
      <w:r w:rsidR="006403E0">
        <w:rPr>
          <w:noProof/>
        </w:rPr>
        <w:t>(Pagel 1994)</w:t>
      </w:r>
      <w:r w:rsidR="006403E0">
        <w:fldChar w:fldCharType="end"/>
      </w:r>
      <w:r w:rsidRPr="00990AA7">
        <w:t>, hidden rate variation</w:t>
      </w:r>
      <w:r w:rsidR="006403E0">
        <w:t xml:space="preserve"> </w:t>
      </w:r>
      <w:r w:rsidR="006403E0">
        <w:fldChar w:fldCharType="begin"/>
      </w:r>
      <w:r w:rsidR="006403E0">
        <w:instrText xml:space="preserve"> ADDIN ZOTERO_ITEM CSL_CITATION {"citationID":"zuNYVqEb","properties":{"formattedCitation":"(Beaulieu et al. 2013; Boyko and Beaulieu 2021)","plainCitation":"(Beaulieu et al. 2013; Boyko and Beaulieu 2021)","noteIndex":0},"citationItems":[{"id":586,"uris":["http://zotero.org/users/local/TCNekpWa/items/VJMTJAF6"],"itemData":{"id":586,"type":"article-journal","abstract":"The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6403E0">
        <w:fldChar w:fldCharType="separate"/>
      </w:r>
      <w:r w:rsidR="006403E0">
        <w:rPr>
          <w:noProof/>
        </w:rPr>
        <w:t>(Beaulieu et al. 2013; Boyko and Beaulieu 2021)</w:t>
      </w:r>
      <w:r w:rsidR="006403E0">
        <w:fldChar w:fldCharType="end"/>
      </w:r>
      <w:r w:rsidRPr="00990AA7">
        <w:t xml:space="preserve">, state-dependent speciation and extinction (SSE) </w:t>
      </w:r>
      <w:r w:rsidR="008B54F9">
        <w:fldChar w:fldCharType="begin"/>
      </w:r>
      <w:r w:rsidR="008B54F9">
        <w:instrText xml:space="preserve"> ADDIN ZOTERO_ITEM CSL_CITATION {"citationID":"X28jPd89","properties":{"formattedCitation":"(Maddison et al. 2007; Beaulieu and O\\uc0\\u8217{}Meara 2016)","plainCitation":"(Maddison et al. 2007; Beaulieu and O’Meara 2016)","noteIndex":0},"citationItems":[{"id":141,"uris":["http://zotero.org/users/local/TCNekpWa/items/RG3ASNXD"],"itemData":{"id":141,"type":"article-journal","abstract":"Determining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Biology","DOI":"10.1080/10635150701607033","ISSN":"1076-836X, 1063-5157","issue":"5","language":"en","page":"701–710","title":"Estimating a Binary Character's Effect on Speciation and Extinction","volume":"56","author":[{"family":"Maddison","given":"Wayne P."},{"family":"Midford","given":"Peter E."},{"family":"Otto","given":"Sarah P."}],"editor":[{"family":"Oakley","given":"Todd"}],"issued":{"date-parts":[["2007",10]]}}},{"id":140,"uris":["http://zotero.org/users/local/TCNekpWa/items/EFVK4PQH"],"itemData":{"id":140,"type":"article-journal","container-title":"Systematic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C."}],"issued":{"date-parts":[["2016",7]]}}}],"schema":"https://github.com/citation-style-language/schema/raw/master/csl-citation.json"} </w:instrText>
      </w:r>
      <w:r w:rsidR="008B54F9">
        <w:fldChar w:fldCharType="separate"/>
      </w:r>
      <w:r w:rsidR="008B54F9" w:rsidRPr="008B54F9">
        <w:t>(Maddison et al. 2007; Beaulieu and O’Meara 2016)</w:t>
      </w:r>
      <w:r w:rsidR="008B54F9">
        <w:fldChar w:fldCharType="end"/>
      </w:r>
      <w:r w:rsidRPr="00990AA7">
        <w:t xml:space="preserve">, and the incorporation of continuous character information </w:t>
      </w:r>
      <w:r w:rsidR="007B32C1">
        <w:fldChar w:fldCharType="begin"/>
      </w:r>
      <w:r w:rsidR="007B32C1">
        <w:instrText xml:space="preserve"> ADDIN ZOTERO_ITEM CSL_CITATION {"citationID":"06PBavy7","properties":{"formattedCitation":"(May and Moore 2020; Boyko et al. 2023)","plainCitation":"(May and Moore 2020; Boyko et al. 2023)","noteIndex":0},"citationItems":[{"id":1014,"uris":["http://zotero.org/users/local/TCNekpWa/items/QTXVWYDK"],"itemData":{"id":1014,"type":"article-journal","abstract":"Understanding how and why rates of character evolution vary across the Tree of Life is central to many evolutionary questions; for example, does the trophic apparatus (a set of continuous characters) evolve at a higher rate in fish lineages that dwell in reef versus nonreef habitats (a discrete character)? Existing approaches for inferring the relationship between a discrete character and rates of continuous-character evolution rely on comparing a null model (in which rates of continuous-character evolution are constant across lineages) to an alternative model (in which rates of continuous-character evolution depend on the state of the discrete character under consideration). However, these approaches are susceptible to a “straw-man” effect: the influence of the discrete character is inflated because the null model is extremely unrealistic. Here, we describe MuSSCRat, a Bayesian approach for inferring the impact of a discrete trait on rates of continuous-character evolution in the presence of alternative sources of rate variation (“background-rate variation”). We demonstrate by simulation that our method is able to reliably infer the degree of state-dependent rate variation, and show that ignoring background-rate variation leads to biased inferences regarding the degree of state-dependent rate variation in grunts (the fish group Haemulidae). [Bayesian phylogenetic comparative methods; continuous-character evolution; data augmentation; discrete-character evolution.]","container-title":"Systematic Biology","DOI":"10.1093/sysbio/syz069","ISSN":"1063-5157","issue":"3","journalAbbreviation":"Systematic Biology","page":"530-544","source":"Silverchair","title":"A Bayesian Approach for Inferring the Impact of a Discrete Character on Rates of Continuous-Character Evolution in the Presence of Background-Rate Variation","volume":"69","author":[{"family":"May","given":"Michael R"},{"family":"Moore","given":"Brian R"}],"issued":{"date-parts":[["2020",5,1]]}}},{"id":213,"uris":["http://zotero.org/users/local/TCNekpWa/items/Y7GUM4XZ"],"itemData":{"id":213,"type":"article-journal","abstract":"The correlated evolution of multiple characters is a crucial aspect of evolutionary change. If change in a particular character influences the evolution of a separate trait, then modeling these features independently can mislead our understanding of the evolutionary process. Progress toward jointly modeling several characters has involved modeling multivariate evolution of the same class of character, but there are far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the climatic niche of lineages with fleshy fruits is more conserved while lineages with dry fruits have higher rates of climatic niche evolution and a more humid climatic optimum.","container-title":"Evolution","DOI":"10.1093/evolut/qpad002","ISSN":"0014-3820","issue":"3","page":"836–851","title":"A novel method for jointly modeling the evolution of discrete and continuous traits","volume":"77","author":[{"family":"Boyko","given":"James D"},{"family":"O’Meara","given":"Brian C"},{"family":"Beaulieu","given":"Jeremy M"}],"issued":{"date-parts":[["2023",3]]}}}],"schema":"https://github.com/citation-style-language/schema/raw/master/csl-citation.json"} </w:instrText>
      </w:r>
      <w:r w:rsidR="007B32C1">
        <w:fldChar w:fldCharType="separate"/>
      </w:r>
      <w:r w:rsidR="007B32C1">
        <w:rPr>
          <w:noProof/>
        </w:rPr>
        <w:t>(May and Moore 2020; Boyko et al. 2023)</w:t>
      </w:r>
      <w:r w:rsidR="007B32C1">
        <w:fldChar w:fldCharType="end"/>
      </w:r>
      <w:r w:rsidRPr="00990AA7">
        <w:t xml:space="preserve">. </w:t>
      </w:r>
    </w:p>
    <w:p w14:paraId="0875638C" w14:textId="4CA36066" w:rsidR="00EB0295" w:rsidRPr="00990AA7" w:rsidRDefault="00000000" w:rsidP="00B20478">
      <w:pPr>
        <w:spacing w:line="360" w:lineRule="auto"/>
      </w:pPr>
      <w:r w:rsidRPr="00990AA7">
        <w:tab/>
        <w:t xml:space="preserve">This increasing complexity has also led to higher generality. For example, hidden Markov models </w:t>
      </w:r>
      <w:ins w:id="4" w:author="Boyko, James" w:date="2025-06-15T09:02:00Z" w16du:dateUtc="2025-06-15T12:02:00Z">
        <w:r w:rsidR="00EA2916">
          <w:t xml:space="preserve">(HMMs) </w:t>
        </w:r>
      </w:ins>
      <w:r w:rsidRPr="00990AA7">
        <w:t xml:space="preserve">which were initially introduced to model two binary characters </w:t>
      </w:r>
      <w:r w:rsidR="008B54F9">
        <w:fldChar w:fldCharType="begin"/>
      </w:r>
      <w:r w:rsidR="008B54F9">
        <w:instrText xml:space="preserve"> ADDIN ZOTERO_ITEM CSL_CITATION {"citationID":"FAp8DSZ2","properties":{"formattedCitation":"(Beaulieu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8B54F9">
        <w:fldChar w:fldCharType="separate"/>
      </w:r>
      <w:r w:rsidR="008B54F9">
        <w:rPr>
          <w:noProof/>
        </w:rPr>
        <w:t>(Beaulieu et al. 2013)</w:t>
      </w:r>
      <w:r w:rsidR="008B54F9">
        <w:fldChar w:fldCharType="end"/>
      </w:r>
      <w:r w:rsidRPr="00990AA7">
        <w:t xml:space="preserve">, have been expanded to allow for any number of characters, observed states, and hidden states </w:t>
      </w:r>
      <w:r w:rsidR="008B54F9">
        <w:fldChar w:fldCharType="begin"/>
      </w:r>
      <w:r w:rsidR="008B54F9">
        <w:instrText xml:space="preserve"> ADDIN ZOTERO_ITEM CSL_CITATION {"citationID":"PkP1bHwb","properties":{"formattedCitation":"(Boyko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8B54F9">
        <w:fldChar w:fldCharType="separate"/>
      </w:r>
      <w:r w:rsidR="008B54F9">
        <w:rPr>
          <w:noProof/>
        </w:rPr>
        <w:t>(Boyko and Beaulieu 2021)</w:t>
      </w:r>
      <w:r w:rsidR="008B54F9">
        <w:fldChar w:fldCharType="end"/>
      </w:r>
      <w:r w:rsidRPr="00990AA7">
        <w:t xml:space="preserve">.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w:t>
      </w:r>
      <w:r w:rsidR="00200FF2">
        <w:fldChar w:fldCharType="begin"/>
      </w:r>
      <w:r w:rsidR="00200FF2">
        <w:instrText xml:space="preserve"> ADDIN ZOTERO_ITEM CSL_CITATION {"citationID":"s7hLEoje","properties":{"formattedCitation":"(Burnham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w:t>
      </w:r>
      <w:del w:id="5" w:author="Boyko, James" w:date="2025-06-14T09:59:00Z" w16du:dateUtc="2025-06-14T12:59:00Z">
        <w:r w:rsidRPr="00990AA7" w:rsidDel="00365001">
          <w:delText>’</w:delText>
        </w:r>
      </w:del>
      <w:r w:rsidRPr="00990AA7">
        <w:t xml:space="preserve"> included in the set </w:t>
      </w:r>
      <w:r w:rsidR="00200FF2">
        <w:fldChar w:fldCharType="begin"/>
      </w:r>
      <w:r w:rsidR="00200FF2">
        <w:instrText xml:space="preserve"> ADDIN ZOTERO_ITEM CSL_CITATION {"citationID":"Xivt0MWx","properties":{"formattedCitation":"(Burnham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xml:space="preserve">. However, the effectiveness of multi-model inference relies heavily on the appropriateness of the model set. Several PCMs have been criticized for high false positive rates due to the exclusion of the “correct” null hypothesis </w:t>
      </w:r>
      <w:r w:rsidR="00200FF2">
        <w:fldChar w:fldCharType="begin"/>
      </w:r>
      <w:r w:rsidR="00200FF2">
        <w:instrText xml:space="preserve"> ADDIN ZOTERO_ITEM CSL_CITATION {"citationID":"EN5Gmw0j","properties":{"formattedCitation":"(Rabosky and Goldberg 2015)","plainCitation":"(Rabosky and Goldberg 2015)","noteIndex":0},"citationItems":[{"id":1017,"uris":["http://zotero.org/users/local/TCNekpWa/items/MQ9CB55K"],"itemData":{"id":1017,"type":"article-journal","abstract":"Species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200FF2">
        <w:fldChar w:fldCharType="separate"/>
      </w:r>
      <w:r w:rsidR="00200FF2">
        <w:rPr>
          <w:noProof/>
        </w:rPr>
        <w:t>(Rabosky and Goldberg 2015)</w:t>
      </w:r>
      <w:r w:rsidR="00200FF2">
        <w:fldChar w:fldCharType="end"/>
      </w:r>
      <w:r w:rsidRPr="00990AA7">
        <w:t xml:space="preserve">. Although these criticisms have been addressed by introducing new model structures to serve as better null hypotheses </w:t>
      </w:r>
      <w:r w:rsidR="00200FF2">
        <w:fldChar w:fldCharType="begin"/>
      </w:r>
      <w:r w:rsidR="00200FF2">
        <w:instrText xml:space="preserve"> ADDIN ZOTERO_ITEM CSL_CITATION {"citationID":"8tJHjFtE","properties":{"formattedCitation":"(Beaulieu and O\\uc0\\u8217{}Meara 2016; Boyko and Beaulieu 2022)","plainCitation":"(Beaulieu and O’Meara 2016; Boyko and Beaulieu 2022)","noteIndex":0},"citationItems":[{"id":140,"uris":["http://zotero.org/users/local/TCNekpWa/items/EFVK4PQH"],"itemData":{"id":140,"type":"article-journal","container-title":"Systematic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sidRPr="00200FF2">
        <w:t>(Beaulieu and O’Meara 2016; Boyko and Beaulieu 2022)</w:t>
      </w:r>
      <w:r w:rsidR="00200FF2">
        <w:fldChar w:fldCharType="end"/>
      </w:r>
      <w:r w:rsidRPr="00990AA7">
        <w:t xml:space="preserve">, the problem, when recast as a failure to include a complete model set </w:t>
      </w:r>
      <w:r w:rsidR="00200FF2">
        <w:fldChar w:fldCharType="begin"/>
      </w:r>
      <w:r w:rsidR="00200FF2">
        <w:instrText xml:space="preserve"> ADDIN ZOTERO_ITEM CSL_CITATION {"citationID":"X5KnuRie","properties":{"formattedCitation":"(Boyko and Beaulieu 2022)","plainCitation":"(Boyko and Beaulieu 2022)","noteIndex":0},"citationItems":[{"id":109,"uris":["http://zotero.org/users/local/TCNekpWa/items/373TR5YT"],"itemData":{"id":109,"type":"article-journal","abstract":"The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Pr>
          <w:noProof/>
        </w:rPr>
        <w:t>(Boyko and Beaulieu 2022)</w:t>
      </w:r>
      <w:r w:rsidR="00200FF2">
        <w:fldChar w:fldCharType="end"/>
      </w:r>
      <w:r w:rsidRPr="00990AA7">
        <w:t xml:space="preserve">, suggests that there is still a vast space of unexplored model structures. </w:t>
      </w:r>
    </w:p>
    <w:p w14:paraId="1A78AEC7" w14:textId="44262062"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Often the model set chosen for discrete character evolution are nested, with the difference being which parameters are </w:t>
      </w:r>
      <w:r w:rsidR="00374116" w:rsidRPr="00990AA7">
        <w:rPr>
          <w:rFonts w:ascii="Times New Roman" w:eastAsia="Times New Roman" w:hAnsi="Times New Roman" w:cs="Times New Roman"/>
        </w:rPr>
        <w:t>variable,</w:t>
      </w:r>
      <w:r w:rsidRPr="00990AA7">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{"citationID":"A6ANtGR4","properties":{"formattedCitation":"(Pagel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the independent model parameters representing this dependency process are fixed to be equal, while in the correlated model they are freely estimated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{"citationID":"yKNVJq8P","properties":{"formattedCitation":"(Pagel and Meade 2006; Boyko and Beaulieu 2022)","plainCitation":"(Pagel and Meade 2006; Boyko and Beaulieu 2022)","noteIndex":0},"citationItems":[{"id":605,"uris":["http://zotero.org/users/local/TCNekpWa/items/VRH9ITS8"],"itemData":{"id":605,"type":"article-journal","abstract":"We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 Boyko and Beaulieu 2022)</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this way, one can think of discrete models adding complexity </w:t>
      </w:r>
      <w:del w:id="6" w:author="Boyko, James" w:date="2025-06-14T09:59:00Z" w16du:dateUtc="2025-06-14T12:59:00Z">
        <w:r w:rsidRPr="00990AA7" w:rsidDel="00365001">
          <w:rPr>
            <w:rFonts w:ascii="Times New Roman" w:eastAsia="Times New Roman" w:hAnsi="Times New Roman" w:cs="Times New Roman"/>
          </w:rPr>
          <w:delText xml:space="preserve">by </w:delText>
        </w:r>
      </w:del>
      <w:ins w:id="7" w:author="Boyko, James" w:date="2025-06-14T09:59:00Z" w16du:dateUtc="2025-06-14T12:59:00Z">
        <w:r w:rsidR="00365001">
          <w:rPr>
            <w:rFonts w:ascii="Times New Roman" w:eastAsia="Times New Roman" w:hAnsi="Times New Roman" w:cs="Times New Roman"/>
          </w:rPr>
          <w:t>as</w:t>
        </w:r>
        <w:r w:rsidR="00365001"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adding parameters to increase “biological realism” and represent new processes or relationships between variables. </w:t>
      </w:r>
    </w:p>
    <w:p w14:paraId="22D5D59F" w14:textId="698E030A" w:rsidR="00EB0295" w:rsidDel="00AA29A2" w:rsidRDefault="00000000" w:rsidP="00A04FB8">
      <w:pPr>
        <w:pStyle w:val="BodyText"/>
        <w:spacing w:after="0" w:line="360" w:lineRule="auto"/>
        <w:ind w:firstLine="709"/>
        <w:rPr>
          <w:del w:id="8" w:author="Boyko, James" w:date="2025-06-15T08:25:00Z" w16du:dateUtc="2025-06-15T11:25:00Z"/>
          <w:rFonts w:ascii="Times New Roman" w:eastAsia="Times New Roman" w:hAnsi="Times New Roman" w:cs="Times New Roman"/>
        </w:rPr>
      </w:pPr>
      <w:r w:rsidRPr="00990AA7">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w:t>
      </w:r>
      <w:r w:rsidR="00177207">
        <w:rPr>
          <w:rFonts w:ascii="Times New Roman" w:eastAsia="Times New Roman" w:hAnsi="Times New Roman" w:cs="Times New Roman"/>
        </w:rPr>
        <w:t xml:space="preserve"> </w:t>
      </w:r>
      <w:r w:rsidR="00177207">
        <w:fldChar w:fldCharType="begin"/>
      </w:r>
      <w:r w:rsidR="00177207">
        <w:rPr>
          <w:rFonts w:ascii="Times New Roman" w:eastAsia="Times New Roman" w:hAnsi="Times New Roman" w:cs="Times New Roman"/>
        </w:rPr>
        <w:instrText xml:space="preserve"> ADDIN ZOTERO_ITEM CSL_CITATION {"citationID":"RsPfVspA","properties":{"formattedCitation":"(Felsenstein 2012)","plainCitation":"(Felsenstein 2012)","noteIndex":0},"citationItems":[{"id":1020,"uris":["http://zotero.org/users/local/TCNekpWa/items/RI3E4WKI"],"itemData":{"id":1020,"type":"article-journal","abstract":"The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Model.","volume":"179","author":[{"family":"Felsenstein","given":"Joseph"}],"issued":{"date-parts":[["2012",2]]}}}],"schema":"https://github.com/citation-style-language/schema/raw/master/csl-citation.json"} </w:instrText>
      </w:r>
      <w:r w:rsidR="00177207">
        <w:fldChar w:fldCharType="separate"/>
      </w:r>
      <w:r w:rsidR="00177207">
        <w:rPr>
          <w:rFonts w:ascii="Times New Roman" w:eastAsia="Times New Roman" w:hAnsi="Times New Roman" w:cs="Times New Roman"/>
          <w:noProof/>
        </w:rPr>
        <w:t>(Felsenstein 2012)</w:t>
      </w:r>
      <w:r w:rsidR="00177207">
        <w:fldChar w:fldCharType="end"/>
      </w:r>
      <w:r w:rsidRPr="00990AA7">
        <w:rPr>
          <w:rFonts w:ascii="Times New Roman" w:eastAsia="Times New Roman" w:hAnsi="Times New Roman" w:cs="Times New Roman"/>
        </w:rPr>
        <w:t>.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sidRPr="00990AA7">
        <w:rPr>
          <w:rFonts w:ascii="Times New Roman" w:eastAsia="Times New Roman" w:hAnsi="Times New Roman" w:cs="Times New Roman"/>
        </w:rPr>
        <w:t xml:space="preserve"> (k=8 if excluding dual transitions)</w:t>
      </w:r>
      <w:r w:rsidRPr="00990AA7">
        <w:rPr>
          <w:rFonts w:ascii="Times New Roman" w:eastAsia="Times New Roman" w:hAnsi="Times New Roman" w:cs="Times New Roman"/>
        </w:rPr>
        <w:t xml:space="preserve">, and the most complex model with three binary characters has </w:t>
      </w:r>
      <w:r w:rsidR="006E4C26" w:rsidRPr="00990AA7">
        <w:rPr>
          <w:rFonts w:ascii="Times New Roman" w:eastAsia="Times New Roman" w:hAnsi="Times New Roman" w:cs="Times New Roman"/>
        </w:rPr>
        <w:t>56</w:t>
      </w:r>
      <w:r w:rsidRPr="00990AA7">
        <w:rPr>
          <w:rFonts w:ascii="Times New Roman" w:eastAsia="Times New Roman" w:hAnsi="Times New Roman" w:cs="Times New Roman"/>
        </w:rPr>
        <w:t xml:space="preserve"> parameters (</w:t>
      </w:r>
      <w:r w:rsidR="00A96E18" w:rsidRPr="00990AA7">
        <w:rPr>
          <w:rFonts w:ascii="Times New Roman" w:eastAsia="Times New Roman" w:hAnsi="Times New Roman" w:cs="Times New Roman"/>
        </w:rPr>
        <w:t>k=</w:t>
      </w:r>
      <w:r w:rsidR="002C333C" w:rsidRPr="00990AA7">
        <w:rPr>
          <w:rFonts w:ascii="Times New Roman" w:eastAsia="Times New Roman" w:hAnsi="Times New Roman" w:cs="Times New Roman"/>
        </w:rPr>
        <w:t>24</w:t>
      </w:r>
      <w:r w:rsidR="00A96E18" w:rsidRPr="00990AA7">
        <w:rPr>
          <w:rFonts w:ascii="Times New Roman" w:eastAsia="Times New Roman" w:hAnsi="Times New Roman" w:cs="Times New Roman"/>
        </w:rPr>
        <w:t xml:space="preserve"> if excluding dual transitions; </w:t>
      </w:r>
      <w:r w:rsidRPr="00990AA7">
        <w:rPr>
          <w:rFonts w:ascii="Times New Roman" w:eastAsia="Times New Roman" w:hAnsi="Times New Roman" w:cs="Times New Roman"/>
        </w:rPr>
        <w:t>Fi</w:t>
      </w:r>
      <w:r w:rsidR="00803384">
        <w:rPr>
          <w:rFonts w:ascii="Times New Roman" w:eastAsia="Times New Roman" w:hAnsi="Times New Roman" w:cs="Times New Roman"/>
        </w:rPr>
        <w:t>g.</w:t>
      </w:r>
      <w:r w:rsidRPr="00990AA7">
        <w:rPr>
          <w:rFonts w:ascii="Times New Roman" w:eastAsia="Times New Roman" w:hAnsi="Times New Roman" w:cs="Times New Roman"/>
        </w:rPr>
        <w:t xml:space="preserv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w:t>
      </w:r>
      <w:ins w:id="9" w:author="Boyko, James" w:date="2025-06-11T19:15:00Z" w16du:dateUtc="2025-06-11T22:15:00Z">
        <w:r w:rsidR="0077777F">
          <w:rPr>
            <w:rFonts w:ascii="Times New Roman" w:eastAsia="Times New Roman" w:hAnsi="Times New Roman" w:cs="Times New Roman"/>
          </w:rPr>
          <w:t xml:space="preserve">Maximum </w:t>
        </w:r>
      </w:ins>
      <w:r w:rsidRPr="00990AA7">
        <w:rPr>
          <w:rFonts w:ascii="Times New Roman" w:eastAsia="Times New Roman" w:hAnsi="Times New Roman" w:cs="Times New Roman"/>
        </w:rPr>
        <w:t>likelihood</w:t>
      </w:r>
      <w:del w:id="10" w:author="Boyko, James" w:date="2025-06-11T19:14:00Z" w16du:dateUtc="2025-06-11T22:14:00Z">
        <w:r w:rsidRPr="00990AA7" w:rsidDel="0077777F">
          <w:rPr>
            <w:rFonts w:ascii="Times New Roman" w:eastAsia="Times New Roman" w:hAnsi="Times New Roman" w:cs="Times New Roman"/>
          </w:rPr>
          <w:delText>-based</w:delText>
        </w:r>
      </w:del>
      <w:r w:rsidRPr="00990AA7">
        <w:rPr>
          <w:rFonts w:ascii="Times New Roman" w:eastAsia="Times New Roman" w:hAnsi="Times New Roman" w:cs="Times New Roman"/>
        </w:rPr>
        <w:t xml:space="preserve"> methods are consistent estimators when N &gt;&gt; k, their performance deteriorates as models become more parameter-rich, </w:t>
      </w:r>
      <w:del w:id="11" w:author="Boyko, James" w:date="2025-06-15T09:03:00Z" w16du:dateUtc="2025-06-15T12:03:00Z">
        <w:r w:rsidRPr="00990AA7" w:rsidDel="006C6804">
          <w:rPr>
            <w:rFonts w:ascii="Times New Roman" w:eastAsia="Times New Roman" w:hAnsi="Times New Roman" w:cs="Times New Roman"/>
          </w:rPr>
          <w:delText xml:space="preserve">potentially </w:delText>
        </w:r>
      </w:del>
      <w:r w:rsidRPr="00990AA7">
        <w:rPr>
          <w:rFonts w:ascii="Times New Roman" w:eastAsia="Times New Roman" w:hAnsi="Times New Roman" w:cs="Times New Roman"/>
        </w:rPr>
        <w:t>leading to unreliable and biased parameter estimates</w:t>
      </w:r>
      <w:r w:rsidR="003D3503">
        <w:rPr>
          <w:rFonts w:ascii="Times New Roman" w:eastAsia="Times New Roman" w:hAnsi="Times New Roman" w:cs="Times New Roman"/>
        </w:rPr>
        <w:t xml:space="preserve"> </w:t>
      </w:r>
      <w:r w:rsidR="003D3503">
        <w:fldChar w:fldCharType="begin"/>
      </w:r>
      <w:r w:rsidR="003D3503">
        <w:rPr>
          <w:rFonts w:ascii="Times New Roman" w:eastAsia="Times New Roman" w:hAnsi="Times New Roman" w:cs="Times New Roman"/>
        </w:rPr>
        <w:instrText xml:space="preserve"> ADDIN ZOTERO_ITEM CSL_CITATION {"citationID":"mKFoBdAL","properties":{"formattedCitation":"(Huelsenbeck et al. 2001)","plainCitation":"(Huelsenbeck et al. 2001)","noteIndex":0},"citationItems":[{"id":1022,"uris":["http://zotero.org/users/local/TCNekpWa/items/A2A5SQNG"],"itemData":{"id":1022,"type":"article-journal","abstract":"As a discipline, phylogenetics is becoming transformed by a flood of molecular data. These data allow broad questions to be asked about the history of life, but also present difficult statistical and computational problems. Bayesian inference of phylogeny brings a new perspective to a number of outstanding issues in evolutionary biology, including the analysis of large phylogenetic trees and complex evolutionary models and the detection of the footprint of natural selection in DNA sequences.","container-title":"Science","DOI":"10.1126/science.1065889","ISSN":"0036-8075, 1095-9203","issue":"5550","journalAbbreviation":"Science","language":"en","page":"2310-2314","source":"DOI.org (Crossref)","title":"Bayesian Inference of Phylogeny and Its Impact on Evolutionary Biology","volume":"294","author":[{"family":"Huelsenbeck","given":"John P."},{"family":"Ronquist","given":"Fredrik"},{"family":"Nielsen","given":"Rasmus"},{"family":"Bollback","given":"Jonathan P."}],"issued":{"date-parts":[["2001",12,14]]}}}],"schema":"https://github.com/citation-style-language/schema/raw/master/csl-citation.json"} </w:instrText>
      </w:r>
      <w:r w:rsidR="003D3503">
        <w:fldChar w:fldCharType="separate"/>
      </w:r>
      <w:r w:rsidR="003D3503">
        <w:rPr>
          <w:rFonts w:ascii="Times New Roman" w:eastAsia="Times New Roman" w:hAnsi="Times New Roman" w:cs="Times New Roman"/>
          <w:noProof/>
        </w:rPr>
        <w:t>(Huelsenbeck et al. 2001)</w:t>
      </w:r>
      <w:r w:rsidR="003D3503">
        <w:fldChar w:fldCharType="end"/>
      </w:r>
      <w:r w:rsidRPr="00990AA7">
        <w:rPr>
          <w:rFonts w:ascii="Times New Roman" w:eastAsia="Times New Roman" w:hAnsi="Times New Roman" w:cs="Times New Roman"/>
        </w:rPr>
        <w:t xml:space="preserve">. However, for complex models with a finite data, it is unlikely that all parameters will be essential or necessary to best model the data </w:t>
      </w:r>
      <w:r w:rsidR="003D3503">
        <w:fldChar w:fldCharType="begin"/>
      </w:r>
      <w:r w:rsidR="003D3503">
        <w:rPr>
          <w:rFonts w:ascii="Times New Roman" w:eastAsia="Times New Roman" w:hAnsi="Times New Roman" w:cs="Times New Roman"/>
        </w:rPr>
        <w:instrText xml:space="preserve"> ADDIN ZOTERO_ITEM CSL_CITATION {"citationID":"cUwHUaO3","properties":{"formattedCitation":"(Lemey et al. 2009; Gelman et al. 2013)","plainCitation":"(Lemey et al. 2009; Gelman et al. 2013)","noteIndex":0},"citationItems":[{"id":1025,"uris":["http://zotero.org/users/local/TCNekpWa/items/IBUCBIZB"],"itemData":{"id":1025,"type":"book","abstract":"The Phylogenetic Handbook is a broad, hands on guide to theory and practice of nucleotide and protein phylogenetic analysis. This second edition includes six new chapters, covering topics such as Bayesian inference, tree topology testing and the impact of recombination on phylogenies, as well as a detailed section on molecular adaptation. The book has a stronger focus on hypothesis testing than the previous edition, with more extensive discussions on recombination analysis, detecting molecular adaptation and genealogy-based population genetics. Many chapters include elaborate practical sections, which have been updated to introduce the reader to the most recent versions of sequence analysis and phylogeny software, including BLAST, FastA, Clustal, T-coffee, Muscle, DAMBE, Tree-puzzle, Phylip, MEGA, PAUP*, IQPNNI, CONSEL, ModelTest, Prottest, PAML, HYPHY, MrBayes, BEAST, LAMARC, SplitsTree, and RDP. Many analysis tools are described by their original authors, resulting in clear explanations that constitute an ideal teaching guide for advanced-level undergraduate and graduate students.","edition":"2","event-place":"Cambridge","ISBN":"978-0-521-73071-6","note":"DOI: 10.1017/CBO9780511819049","publisher":"Cambridge University Press","publisher-place":"Cambridge","source":"Cambridge University Press","title":"The Phylogenetic Handbook: A Practical Approach to Phylogenetic Analysis and Hypothesis Testing","title-short":"The Phylogenetic Handbook","URL":"https://www.cambridge.org/core/books/phylogenetic-handbook/A9D63A454E76A5EBCCF1119B3C56D766","author":[{"family":"Lemey","given":"Philippe"},{"family":"Salemi","given":"Marco"},{"family":"Vandamme","given":"Anne-Mieke"}],"accessed":{"date-parts":[["2024",11,11]]},"issued":{"date-parts":[["2009"]]}}},{"id":1023,"uris":["http://zotero.org/users/local/TCNekpWa/items/PGRTZ5T7"],"itemData":{"id":1023,"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 approach to analysis using up-to-date Bayesian methods. The authors―all leaders in the statistics community―introduce basic concepts from a data-analytic perspective before presenting advanced methods. Throughout the text, numerous worked examples drawn from real applications and research emphasize the use of Bayesian inference in practice.New to the Third EditionFour new chapters on nonparametric modelingCoverage of weakly informative priors and boundary-avoiding priorsUpdated discussion of cross-validation and predictive information criteriaImproved convergence monitoring and effective sample size calculations for iterative simulationPresentations of Hamiltonian Monte Carlo, variational Bayes, and expectation propagationNew and revised software codeThe book can be used in three different ways. For undergraduate students, it introduces Bayesian inference starting from first principles. For graduate students, the text presents effective current approaches to Bayesian modeling and computation in statistics and related fields. For researchers, it provides an assortment of Bayesian methods in applied statistics. Additional materials, including data sets used in the examples, solutions to selected exercises, and software instructions, are available on the book’s web page.","edition":"3rd edition","event-place":"Boca Raton London New York","ISBN":"978-1-4398-4095-5","language":"English","number-of-pages":"675","publisher":"Chapman and Hall/CRC","publisher-place":"Boca Raton London New York","source":"Amazon","title":"Bayesian Data Analysis","author":[{"family":"Gelman","given":"Andrew"},{"family":"Carlin","given":"John B."},{"family":"Stern","given":"Hal S."},{"family":"Dunson","given":"David B."},{"family":"Vehtari","given":"Aki"},{"family":"Rubin","given":"Donald B."}],"issued":{"date-parts":[["2013",11,1]]}}}],"schema":"https://github.com/citation-style-language/schema/raw/master/csl-citation.json"} </w:instrText>
      </w:r>
      <w:r w:rsidR="003D3503">
        <w:fldChar w:fldCharType="separate"/>
      </w:r>
      <w:r w:rsidR="003D3503">
        <w:rPr>
          <w:rFonts w:ascii="Times New Roman" w:eastAsia="Times New Roman" w:hAnsi="Times New Roman" w:cs="Times New Roman"/>
          <w:noProof/>
        </w:rPr>
        <w:t>(Lemey et al. 2009; Gelman et al. 2013)</w:t>
      </w:r>
      <w:r w:rsidR="003D3503">
        <w:fldChar w:fldCharType="end"/>
      </w:r>
      <w:r w:rsidRPr="00990AA7">
        <w:rPr>
          <w:rFonts w:ascii="Times New Roman" w:eastAsia="Times New Roman" w:hAnsi="Times New Roman" w:cs="Times New Roman"/>
        </w:rPr>
        <w:t>.</w:t>
      </w:r>
    </w:p>
    <w:p w14:paraId="15C219AC" w14:textId="77777777" w:rsidR="00AA29A2" w:rsidRPr="00990AA7" w:rsidRDefault="00AA29A2" w:rsidP="00B20478">
      <w:pPr>
        <w:pStyle w:val="BodyText"/>
        <w:spacing w:after="0" w:line="360" w:lineRule="auto"/>
        <w:ind w:firstLine="709"/>
        <w:rPr>
          <w:ins w:id="12" w:author="Boyko, James" w:date="2025-06-15T08:51:00Z" w16du:dateUtc="2025-06-15T11:51:00Z"/>
          <w:rFonts w:ascii="Times New Roman" w:eastAsia="Times New Roman" w:hAnsi="Times New Roman" w:cs="Times New Roman"/>
        </w:rPr>
      </w:pPr>
    </w:p>
    <w:p w14:paraId="01EB19D4" w14:textId="53D3A3C5" w:rsidR="00AA29A2" w:rsidRDefault="00000000" w:rsidP="00A04FB8">
      <w:pPr>
        <w:pStyle w:val="BodyText"/>
        <w:spacing w:after="0" w:line="360" w:lineRule="auto"/>
        <w:ind w:firstLine="709"/>
        <w:rPr>
          <w:ins w:id="13" w:author="Boyko, James" w:date="2025-06-15T08:59:00Z" w16du:dateUtc="2025-06-15T11:59:00Z"/>
          <w:rFonts w:ascii="Times New Roman" w:eastAsia="Times New Roman" w:hAnsi="Times New Roman" w:cs="Times New Roman"/>
        </w:rPr>
      </w:pPr>
      <w:del w:id="14" w:author="Boyko, James" w:date="2025-06-15T08:25:00Z" w16du:dateUtc="2025-06-15T11:25:00Z">
        <w:r w:rsidRPr="00990AA7" w:rsidDel="00A04FB8">
          <w:rPr>
            <w:rFonts w:ascii="Times New Roman" w:eastAsia="Times New Roman" w:hAnsi="Times New Roman" w:cs="Times New Roman"/>
          </w:rPr>
          <w:tab/>
          <w:delText xml:space="preserve">To address the challenges associated with increasing discrete model complexity, </w:delText>
        </w:r>
      </w:del>
      <w:ins w:id="15" w:author="Boyko, James" w:date="2025-06-15T07:36:00Z" w16du:dateUtc="2025-06-15T10:36:00Z">
        <w:r w:rsidR="00C67551">
          <w:rPr>
            <w:rFonts w:ascii="Times New Roman" w:eastAsia="Times New Roman" w:hAnsi="Times New Roman" w:cs="Times New Roman"/>
          </w:rPr>
          <w:t xml:space="preserve">Here, </w:t>
        </w:r>
      </w:ins>
      <w:r w:rsidRPr="00990AA7">
        <w:rPr>
          <w:rFonts w:ascii="Times New Roman" w:eastAsia="Times New Roman" w:hAnsi="Times New Roman" w:cs="Times New Roman"/>
        </w:rPr>
        <w:t xml:space="preserve">I </w:t>
      </w:r>
      <w:ins w:id="16" w:author="Boyko, James" w:date="2025-06-15T09:04:00Z" w16du:dateUtc="2025-06-15T12:04:00Z">
        <w:r w:rsidR="00F24213">
          <w:rPr>
            <w:rFonts w:ascii="Times New Roman" w:eastAsia="Times New Roman" w:hAnsi="Times New Roman" w:cs="Times New Roman"/>
          </w:rPr>
          <w:t xml:space="preserve">address this challenge by </w:t>
        </w:r>
      </w:ins>
      <w:del w:id="17" w:author="Boyko, James" w:date="2025-06-15T09:04:00Z" w16du:dateUtc="2025-06-15T12:04:00Z">
        <w:r w:rsidRPr="00990AA7" w:rsidDel="00F24213">
          <w:rPr>
            <w:rFonts w:ascii="Times New Roman" w:eastAsia="Times New Roman" w:hAnsi="Times New Roman" w:cs="Times New Roman"/>
          </w:rPr>
          <w:delText xml:space="preserve">introduce </w:delText>
        </w:r>
      </w:del>
      <w:ins w:id="18" w:author="Boyko, James" w:date="2025-06-15T09:04:00Z" w16du:dateUtc="2025-06-15T12:04:00Z">
        <w:r w:rsidR="00F24213" w:rsidRPr="00990AA7">
          <w:rPr>
            <w:rFonts w:ascii="Times New Roman" w:eastAsia="Times New Roman" w:hAnsi="Times New Roman" w:cs="Times New Roman"/>
          </w:rPr>
          <w:t>introduc</w:t>
        </w:r>
        <w:r w:rsidR="00F24213">
          <w:rPr>
            <w:rFonts w:ascii="Times New Roman" w:eastAsia="Times New Roman" w:hAnsi="Times New Roman" w:cs="Times New Roman"/>
          </w:rPr>
          <w:t>ing</w:t>
        </w:r>
        <w:r w:rsidR="00F24213" w:rsidRPr="00990AA7">
          <w:rPr>
            <w:rFonts w:ascii="Times New Roman" w:eastAsia="Times New Roman" w:hAnsi="Times New Roman" w:cs="Times New Roman"/>
          </w:rPr>
          <w:t xml:space="preserve"> </w:t>
        </w:r>
      </w:ins>
      <w:ins w:id="19" w:author="Boyko, James" w:date="2025-06-15T08:51:00Z" w16du:dateUtc="2025-06-15T11:51:00Z">
        <w:r w:rsidR="00AA29A2">
          <w:rPr>
            <w:rFonts w:ascii="Times New Roman" w:eastAsia="Times New Roman" w:hAnsi="Times New Roman" w:cs="Times New Roman"/>
          </w:rPr>
          <w:t xml:space="preserve">an </w:t>
        </w:r>
        <w:r w:rsidR="00AA29A2" w:rsidRPr="00AA29A2">
          <w:rPr>
            <w:rFonts w:ascii="Times New Roman" w:eastAsia="Times New Roman" w:hAnsi="Times New Roman" w:cs="Times New Roman"/>
          </w:rPr>
          <w:t>approach for automatic model exploration using regularization and simulated annealing</w:t>
        </w:r>
      </w:ins>
      <w:del w:id="20" w:author="Boyko, James" w:date="2025-06-15T08:51:00Z" w16du:dateUtc="2025-06-15T11:51:00Z">
        <w:r w:rsidRPr="00990AA7" w:rsidDel="00AA29A2">
          <w:rPr>
            <w:rFonts w:ascii="Times New Roman" w:eastAsia="Times New Roman" w:hAnsi="Times New Roman" w:cs="Times New Roman"/>
          </w:rPr>
          <w:delText>regularized discrete character models and a method to optimize parameter sharing structures</w:delText>
        </w:r>
      </w:del>
      <w:r w:rsidRPr="00990AA7">
        <w:rPr>
          <w:rFonts w:ascii="Times New Roman" w:eastAsia="Times New Roman" w:hAnsi="Times New Roman" w:cs="Times New Roman"/>
        </w:rPr>
        <w:t xml:space="preserve">. Regularization techniques, such as L1 (lasso) and L2 (ridge), constrain the magnitude of parameter estimates and encourage simpler, more generalizable models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{"citationID":"18ILrxdU","properties":{"formattedCitation":"(Hoerl and Kennard 1970; Tibshirani 1996)","plainCitation":"(Hoerl and Kennard 1970; Tibshirani 1996)","noteIndex":0},"citationItems":[{"id":1027,"uris":["http://zotero.org/users/local/TCNekpWa/items/XMVFXPPZ"],"itemData":{"id":1027,"type":"article-journal","abstract":"In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error.","container-title":"Technometrics","DOI":"10.1080/00401706.1970.10488634","ISSN":"0040-1706","issue":"1","note":"publisher: ASA Website\n_eprint: https://www.tandfonline.com/doi/pdf/10.1080/00401706.1970.10488634","page":"55-67","source":"Taylor and Francis+NEJM","title":"Ridge Regression: Biased Estimation for Nonorthogonal Problems","title-short":"Ridge Regression","volume":"12","author":[{"family":"Hoerl","given":"Arthur E."},{"family":"Kennard","given":"Robert W."}],"issued":{"date-parts":[["1970",2,1]]}}},{"id":1029,"uris":["http://zotero.org/users/local/TCNekpWa/items/WSTUUYE9"],"itemData":{"id":1029,"type":"article-journal","container-title":"Journal of the Royal Statistical Society Series B: Statistical Methodology","issue":"1","note":"ISBN: 1369-7412\npublisher: Oxford University Press","page":"267-288","title":"Regression shrinkage and selection via the lasso","volume":"58","author":[{"family":"Tibshirani","given":"Robert"}],"issued":{"date-parts":[["1996"]]}}}],"schema":"https://github.com/citation-style-language/schema/raw/master/csl-citation.json"}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(Hoerl and Kennard 1970; Tibshirani 1996)</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By incorporating regularization, we can balance model complexity and goodness-of-fit, reducing the risk of overfitting and improving the stability of parameter estimates. </w:t>
      </w:r>
      <w:ins w:id="21" w:author="Boyko, James" w:date="2025-06-15T09:04:00Z" w16du:dateUtc="2025-06-15T12:04:00Z">
        <w:r w:rsidR="00F24213">
          <w:rPr>
            <w:rFonts w:ascii="Times New Roman" w:eastAsia="Times New Roman" w:hAnsi="Times New Roman" w:cs="Times New Roman"/>
          </w:rPr>
          <w:t>Additionally, t</w:t>
        </w:r>
      </w:ins>
      <w:ins w:id="22" w:author="Boyko, James" w:date="2025-06-15T08:52:00Z" w16du:dateUtc="2025-06-15T11:52:00Z">
        <w:r w:rsidR="00AA29A2" w:rsidRPr="00AA29A2">
          <w:rPr>
            <w:rFonts w:ascii="Times New Roman" w:eastAsia="Times New Roman" w:hAnsi="Times New Roman" w:cs="Times New Roman"/>
          </w:rPr>
          <w:t>o search</w:t>
        </w:r>
      </w:ins>
      <w:ins w:id="23" w:author="Boyko, James" w:date="2025-06-15T09:04:00Z" w16du:dateUtc="2025-06-15T12:04:00Z">
        <w:r w:rsidR="00F24213">
          <w:rPr>
            <w:rFonts w:ascii="Times New Roman" w:eastAsia="Times New Roman" w:hAnsi="Times New Roman" w:cs="Times New Roman"/>
          </w:rPr>
          <w:t xml:space="preserve"> </w:t>
        </w:r>
      </w:ins>
      <w:ins w:id="24" w:author="Boyko, James" w:date="2025-06-15T09:53:00Z" w16du:dateUtc="2025-06-15T12:53:00Z">
        <w:r w:rsidR="005D40D4">
          <w:rPr>
            <w:rFonts w:ascii="Times New Roman" w:eastAsia="Times New Roman" w:hAnsi="Times New Roman" w:cs="Times New Roman"/>
          </w:rPr>
          <w:t>the</w:t>
        </w:r>
      </w:ins>
      <w:ins w:id="25" w:author="Boyko, James" w:date="2025-06-15T09:04:00Z" w16du:dateUtc="2025-06-15T12:04:00Z">
        <w:r w:rsidR="00F24213">
          <w:rPr>
            <w:rFonts w:ascii="Times New Roman" w:eastAsia="Times New Roman" w:hAnsi="Times New Roman" w:cs="Times New Roman"/>
          </w:rPr>
          <w:t xml:space="preserve"> set of</w:t>
        </w:r>
      </w:ins>
      <w:ins w:id="26" w:author="Boyko, James" w:date="2025-06-15T08:52:00Z" w16du:dateUtc="2025-06-15T11:52:00Z">
        <w:r w:rsidR="00AA29A2" w:rsidRPr="00AA29A2">
          <w:rPr>
            <w:rFonts w:ascii="Times New Roman" w:eastAsia="Times New Roman" w:hAnsi="Times New Roman" w:cs="Times New Roman"/>
          </w:rPr>
          <w:t xml:space="preserve"> </w:t>
        </w:r>
      </w:ins>
      <w:ins w:id="27" w:author="Boyko, James" w:date="2025-06-15T09:04:00Z" w16du:dateUtc="2025-06-15T12:04:00Z">
        <w:r w:rsidR="00F24213">
          <w:rPr>
            <w:rFonts w:ascii="Times New Roman" w:eastAsia="Times New Roman" w:hAnsi="Times New Roman" w:cs="Times New Roman"/>
          </w:rPr>
          <w:t xml:space="preserve">possible </w:t>
        </w:r>
      </w:ins>
      <w:ins w:id="28" w:author="Boyko, James" w:date="2025-06-15T08:52:00Z" w16du:dateUtc="2025-06-15T11:52:00Z">
        <w:r w:rsidR="00AA29A2" w:rsidRPr="00AA29A2">
          <w:rPr>
            <w:rFonts w:ascii="Times New Roman" w:eastAsia="Times New Roman" w:hAnsi="Times New Roman" w:cs="Times New Roman"/>
          </w:rPr>
          <w:t>model</w:t>
        </w:r>
      </w:ins>
      <w:ins w:id="29" w:author="Boyko, James" w:date="2025-06-15T09:04:00Z" w16du:dateUtc="2025-06-15T12:04:00Z">
        <w:r w:rsidR="00F24213">
          <w:rPr>
            <w:rFonts w:ascii="Times New Roman" w:eastAsia="Times New Roman" w:hAnsi="Times New Roman" w:cs="Times New Roman"/>
          </w:rPr>
          <w:t>s</w:t>
        </w:r>
      </w:ins>
      <w:ins w:id="30" w:author="Boyko, James" w:date="2025-06-15T08:52:00Z" w16du:dateUtc="2025-06-15T11:52:00Z">
        <w:r w:rsidR="00AA29A2" w:rsidRPr="00AA29A2">
          <w:rPr>
            <w:rFonts w:ascii="Times New Roman" w:eastAsia="Times New Roman" w:hAnsi="Times New Roman" w:cs="Times New Roman"/>
          </w:rPr>
          <w:t>, I implement a simulated annealing routine that stochastically proposes and accepts model modifications</w:t>
        </w:r>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 xml:space="preserve">according to a temperature-controlled optimization schedule. </w:t>
        </w:r>
        <w:r w:rsidR="00AA29A2">
          <w:rPr>
            <w:rFonts w:ascii="Times New Roman" w:eastAsia="Times New Roman" w:hAnsi="Times New Roman" w:cs="Times New Roman"/>
          </w:rPr>
          <w:t xml:space="preserve">This approach is </w:t>
        </w:r>
      </w:ins>
      <w:ins w:id="31" w:author="Boyko, James" w:date="2025-06-15T09:05:00Z" w16du:dateUtc="2025-06-15T12:05:00Z">
        <w:r w:rsidR="00F24213">
          <w:rPr>
            <w:rFonts w:ascii="Times New Roman" w:eastAsia="Times New Roman" w:hAnsi="Times New Roman" w:cs="Times New Roman"/>
          </w:rPr>
          <w:t xml:space="preserve">most </w:t>
        </w:r>
      </w:ins>
      <w:ins w:id="32" w:author="Boyko, James" w:date="2025-06-15T08:53:00Z" w16du:dateUtc="2025-06-15T11:53:00Z">
        <w:r w:rsidR="00AA29A2">
          <w:rPr>
            <w:rFonts w:ascii="Times New Roman" w:eastAsia="Times New Roman" w:hAnsi="Times New Roman" w:cs="Times New Roman"/>
          </w:rPr>
          <w:t>similar</w:t>
        </w:r>
      </w:ins>
      <w:ins w:id="33" w:author="Boyko, James" w:date="2025-06-15T09:05:00Z" w16du:dateUtc="2025-06-15T12:05:00Z">
        <w:r w:rsidR="00F24213">
          <w:rPr>
            <w:rFonts w:ascii="Times New Roman" w:eastAsia="Times New Roman" w:hAnsi="Times New Roman" w:cs="Times New Roman"/>
          </w:rPr>
          <w:t xml:space="preserve"> </w:t>
        </w:r>
      </w:ins>
      <w:ins w:id="34" w:author="Boyko, James" w:date="2025-06-15T08:53:00Z" w16du:dateUtc="2025-06-15T11:53:00Z">
        <w:r w:rsidR="00AA29A2">
          <w:rPr>
            <w:rFonts w:ascii="Times New Roman" w:eastAsia="Times New Roman" w:hAnsi="Times New Roman" w:cs="Times New Roman"/>
          </w:rPr>
          <w:t>to</w:t>
        </w:r>
      </w:ins>
      <w:ins w:id="35" w:author="Boyko, James" w:date="2025-06-15T08:52:00Z" w16du:dateUtc="2025-06-15T11:52:00Z">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Pagel and Meade (2006)</w:t>
        </w:r>
      </w:ins>
      <w:ins w:id="36" w:author="Boyko, James" w:date="2025-06-15T08:53:00Z" w16du:dateUtc="2025-06-15T11:53:00Z">
        <w:r w:rsidR="00AA29A2">
          <w:rPr>
            <w:rFonts w:ascii="Times New Roman" w:eastAsia="Times New Roman" w:hAnsi="Times New Roman" w:cs="Times New Roman"/>
          </w:rPr>
          <w:t xml:space="preserve">, who </w:t>
        </w:r>
      </w:ins>
      <w:ins w:id="37" w:author="Boyko, James" w:date="2025-06-15T08:52:00Z" w16du:dateUtc="2025-06-15T11:52:00Z">
        <w:r w:rsidR="00AA29A2" w:rsidRPr="00AA29A2">
          <w:rPr>
            <w:rFonts w:ascii="Times New Roman" w:eastAsia="Times New Roman" w:hAnsi="Times New Roman" w:cs="Times New Roman"/>
          </w:rPr>
          <w:t>introduced a reversible-jump Markov chain Monte Carlo (RJMCMC) to search across models with different numbers of parameters</w:t>
        </w:r>
      </w:ins>
      <w:ins w:id="38" w:author="Boyko, James" w:date="2025-06-15T08:56:00Z" w16du:dateUtc="2025-06-15T11:56:00Z">
        <w:r w:rsidR="00AA29A2">
          <w:rPr>
            <w:rFonts w:ascii="Times New Roman" w:eastAsia="Times New Roman" w:hAnsi="Times New Roman" w:cs="Times New Roman"/>
          </w:rPr>
          <w:t>.</w:t>
        </w:r>
      </w:ins>
      <w:ins w:id="39" w:author="Boyko, James" w:date="2025-06-15T08:52:00Z" w16du:dateUtc="2025-06-15T11:52:00Z">
        <w:r w:rsidR="00AA29A2" w:rsidRPr="00AA29A2">
          <w:rPr>
            <w:rFonts w:ascii="Times New Roman" w:eastAsia="Times New Roman" w:hAnsi="Times New Roman" w:cs="Times New Roman"/>
          </w:rPr>
          <w:t xml:space="preserve"> Their method explores the model space by proposing merge/split and augment/reduce “moves”, which effectively add or remove parameters during sampling. Models are visited in proportion to their posterior probability and produce a distribution of supported models rather than selecting a single best model. </w:t>
        </w:r>
      </w:ins>
      <w:ins w:id="40" w:author="Boyko, James" w:date="2025-06-15T09:00:00Z" w16du:dateUtc="2025-06-15T12:00:00Z">
        <w:r w:rsidR="00AA29A2">
          <w:t xml:space="preserve">While RJMCMC provides a rigorous approach to model selection, it is computationally intensive and currently limited in scope. Existing implementations only support two binary characters and do not accommodate hidden states. My framework addresses these limitations by integrating simulated annealing and regularization within </w:t>
        </w:r>
        <w:proofErr w:type="spellStart"/>
        <w:r w:rsidR="00AA29A2" w:rsidRPr="00AA29A2">
          <w:rPr>
            <w:rStyle w:val="Strong"/>
            <w:b w:val="0"/>
            <w:bCs w:val="0"/>
            <w:rPrChange w:id="41" w:author="Boyko, James" w:date="2025-06-15T09:00:00Z" w16du:dateUtc="2025-06-15T12:00:00Z">
              <w:rPr>
                <w:rStyle w:val="Strong"/>
              </w:rPr>
            </w:rPrChange>
          </w:rPr>
          <w:t>corHMM</w:t>
        </w:r>
        <w:proofErr w:type="spellEnd"/>
        <w:r w:rsidR="00AA29A2">
          <w:t xml:space="preserve"> (Beaulieu et al. 2022), implemented as the function </w:t>
        </w:r>
        <w:proofErr w:type="spellStart"/>
        <w:r w:rsidR="00AA29A2" w:rsidRPr="00AA29A2">
          <w:rPr>
            <w:rStyle w:val="Strong"/>
            <w:b w:val="0"/>
            <w:bCs w:val="0"/>
            <w:rPrChange w:id="42" w:author="Boyko, James" w:date="2025-06-15T09:00:00Z" w16du:dateUtc="2025-06-15T12:00:00Z">
              <w:rPr>
                <w:rStyle w:val="Strong"/>
              </w:rPr>
            </w:rPrChange>
          </w:rPr>
          <w:t>corHMMDredge</w:t>
        </w:r>
        <w:proofErr w:type="spellEnd"/>
        <w:r w:rsidR="00AA29A2">
          <w:t>.</w:t>
        </w:r>
      </w:ins>
    </w:p>
    <w:p w14:paraId="0070F9A0" w14:textId="02333C71" w:rsidR="00EB0295" w:rsidRPr="00990AA7" w:rsidRDefault="00000000" w:rsidP="00A04FB8">
      <w:pPr>
        <w:pStyle w:val="BodyText"/>
        <w:spacing w:after="0" w:line="360" w:lineRule="auto"/>
        <w:ind w:firstLine="709"/>
        <w:rPr>
          <w:rFonts w:ascii="Times New Roman" w:eastAsia="Times New Roman" w:hAnsi="Times New Roman" w:cs="Times New Roman"/>
        </w:rPr>
      </w:pPr>
      <w:del w:id="43" w:author="Boyko, James" w:date="2025-06-15T08:52:00Z" w16du:dateUtc="2025-06-15T11:52:00Z">
        <w:r w:rsidRPr="00990AA7" w:rsidDel="00AA29A2">
          <w:rPr>
            <w:rFonts w:ascii="Times New Roman" w:eastAsia="Times New Roman" w:hAnsi="Times New Roman" w:cs="Times New Roman"/>
          </w:rPr>
          <w:lastRenderedPageBreak/>
          <w:delText xml:space="preserve">Furthermore, the automatic evaluation of different parameter sharing structures can help mitigate model complexity and improve interpretability. </w:delText>
        </w:r>
      </w:del>
      <w:del w:id="44" w:author="Boyko, James" w:date="2025-06-15T09:00:00Z" w16du:dateUtc="2025-06-15T12:00:00Z">
        <w:r w:rsidRPr="00990AA7" w:rsidDel="00AA29A2">
          <w:rPr>
            <w:rFonts w:ascii="Times New Roman" w:eastAsia="Times New Roman" w:hAnsi="Times New Roman" w:cs="Times New Roman"/>
          </w:rPr>
          <w:delText xml:space="preserve">I implement this framework within corHMM </w:delText>
        </w:r>
        <w:r w:rsidR="003D3503" w:rsidDel="00AA29A2">
          <w:rPr>
            <w:rFonts w:ascii="Times New Roman" w:eastAsia="Times New Roman" w:hAnsi="Times New Roman" w:cs="Times New Roman"/>
          </w:rPr>
          <w:fldChar w:fldCharType="begin"/>
        </w:r>
        <w:r w:rsidR="003D3503" w:rsidDel="00AA29A2">
          <w:rPr>
            <w:rFonts w:ascii="Times New Roman" w:eastAsia="Times New Roman" w:hAnsi="Times New Roman" w:cs="Times New Roman"/>
          </w:rPr>
          <w:delInstrText xml:space="preserve"> ADDIN ZOTERO_ITEM CSL_CITATION {"citationID":"eEfqhZZv","properties":{"formattedCitation":"(Beaulieu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delInstrText>
        </w:r>
        <w:r w:rsidR="003D3503" w:rsidDel="00AA29A2">
          <w:rPr>
            <w:rFonts w:ascii="Times New Roman" w:eastAsia="Times New Roman" w:hAnsi="Times New Roman" w:cs="Times New Roman"/>
          </w:rPr>
          <w:fldChar w:fldCharType="separate"/>
        </w:r>
        <w:r w:rsidR="003D3503" w:rsidDel="00AA29A2">
          <w:rPr>
            <w:rFonts w:ascii="Times New Roman" w:eastAsia="Times New Roman" w:hAnsi="Times New Roman" w:cs="Times New Roman"/>
            <w:noProof/>
          </w:rPr>
          <w:delText>(Beaulieu et al. 2022)</w:delText>
        </w:r>
        <w:r w:rsidR="003D3503" w:rsidDel="00AA29A2">
          <w:rPr>
            <w:rFonts w:ascii="Times New Roman" w:eastAsia="Times New Roman" w:hAnsi="Times New Roman" w:cs="Times New Roman"/>
          </w:rPr>
          <w:fldChar w:fldCharType="end"/>
        </w:r>
        <w:r w:rsidRPr="00990AA7" w:rsidDel="00AA29A2">
          <w:rPr>
            <w:rFonts w:ascii="Times New Roman" w:eastAsia="Times New Roman" w:hAnsi="Times New Roman" w:cs="Times New Roman"/>
          </w:rPr>
          <w:delText xml:space="preserve"> as corHMMDredge. </w:delText>
        </w:r>
      </w:del>
      <w:r w:rsidRPr="00990AA7">
        <w:rPr>
          <w:rFonts w:ascii="Times New Roman" w:eastAsia="Times New Roman" w:hAnsi="Times New Roman" w:cs="Times New Roman"/>
        </w:rPr>
        <w:t xml:space="preserve">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w:t>
      </w:r>
      <w:r w:rsidR="008158EE" w:rsidRPr="00990AA7">
        <w:rPr>
          <w:rFonts w:ascii="Times New Roman" w:eastAsia="Times New Roman" w:hAnsi="Times New Roman" w:cs="Times New Roman"/>
        </w:rPr>
        <w:t>hidden rates model</w:t>
      </w:r>
      <w:r w:rsidRPr="00990AA7">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{"citationID":"g5UThnK0","properties":{"formattedCitation":"(Beaulieu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correlated character evolution model</w:t>
      </w:r>
      <w:ins w:id="45" w:author="Boyko, James" w:date="2025-06-14T10:00:00Z" w16du:dateUtc="2025-06-14T13:00:00Z">
        <w:r w:rsidR="00365001">
          <w:rPr>
            <w:rFonts w:ascii="Times New Roman" w:eastAsia="Times New Roman" w:hAnsi="Times New Roman" w:cs="Times New Roman"/>
          </w:rPr>
          <w:t xml:space="preserve"> </w:t>
        </w:r>
      </w:ins>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{"citationID":"di9S33gP","properties":{"formattedCitation":"(Pagel 1999; Pagel and Meade 2006; Boyko and Beaulieu 2021)","plainCitation":"(Pagel 1999; Pagel and Meade 2006; Boyko and Beaulieu 2021)","noteIndex":0},"citationItems":[{"id":698,"uris":["http://zotero.org/users/local/TCNekpWa/items/TJQNPW9K"],"itemData":{"id":698,"type":"article-journal","container-title":"Systematic Biology","ISSN":"1063-5157","issue":"3","page":"612–622","title":"The Maximum Likelihood Approach to Reconstructing Ancestral Character States of Discrete Characters on Phylogenies","volume":"48","author":[{"family":"Pagel","given":"Mark"}],"issued":{"date-parts":[["1999"]]}}},{"id":605,"uris":["http://zotero.org/users/local/TCNekpWa/items/VRH9ITS8"],"itemData":{"id":605,"type":"article-journal","abstract":"We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1999; Pagel and Meade 2006; Boyko and Beaulieu 2021)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that the dredge framework has acceptable </w:t>
      </w:r>
      <w:r w:rsidR="00E40D72" w:rsidRPr="00990AA7">
        <w:rPr>
          <w:rFonts w:ascii="Times New Roman" w:eastAsia="Times New Roman" w:hAnsi="Times New Roman" w:cs="Times New Roman"/>
        </w:rPr>
        <w:t>false positive</w:t>
      </w:r>
      <w:r w:rsidRPr="00990AA7">
        <w:rPr>
          <w:rFonts w:ascii="Times New Roman" w:eastAsia="Times New Roman" w:hAnsi="Times New Roman" w:cs="Times New Roman"/>
        </w:rPr>
        <w:t xml:space="preserve"> and negative rates. Finally, as a case study, I reanalyze the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w:t>
      </w:r>
      <w:del w:id="46" w:author="Boyko, James" w:date="2025-06-15T07:38:00Z" w16du:dateUtc="2025-06-15T10:38:00Z">
        <w:r w:rsidRPr="00990AA7" w:rsidDel="00C67551">
          <w:rPr>
            <w:rFonts w:ascii="Times New Roman" w:eastAsia="Times New Roman" w:hAnsi="Times New Roman" w:cs="Times New Roman"/>
          </w:rPr>
          <w:delText xml:space="preserve">I also compare profile likelihoods for regularized and non-regularized methods, as likelihood ridges were found for the best fitting unregularized model. </w:delText>
        </w:r>
      </w:del>
    </w:p>
    <w:p w14:paraId="045EE064" w14:textId="45281873" w:rsidR="00656245" w:rsidRDefault="00AA1D56">
      <w:pPr>
        <w:pStyle w:val="BodyText"/>
        <w:keepNext/>
        <w:spacing w:after="0" w:line="240" w:lineRule="auto"/>
        <w:pPrChange w:id="47" w:author="Boyko, James" w:date="2025-06-18T14:23:00Z" w16du:dateUtc="2025-06-18T17:23:00Z">
          <w:pPr>
            <w:pStyle w:val="BodyText"/>
            <w:keepNext/>
            <w:spacing w:after="0" w:line="360" w:lineRule="auto"/>
          </w:pPr>
        </w:pPrChange>
      </w:pPr>
      <w:ins w:id="48" w:author="Boyko, James" w:date="2025-06-18T14:04:00Z" w16du:dateUtc="2025-06-18T17:04:00Z">
        <w:r>
          <w:rPr>
            <w:rFonts w:ascii="Times New Roman" w:eastAsia="Times New Roman" w:hAnsi="Times New Roman" w:cs="Times New Roman"/>
            <w:b/>
            <w:bCs/>
            <w:noProof/>
          </w:rPr>
          <w:drawing>
            <wp:inline distT="0" distB="0" distL="0" distR="0" wp14:anchorId="2E3EC59A" wp14:editId="3211836C">
              <wp:extent cx="3492500" cy="2273300"/>
              <wp:effectExtent l="0" t="0" r="0" b="0"/>
              <wp:docPr id="572272820" name="Picture 4" descr="A diagram of a diagram of a number of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2820" name="Picture 4" descr="A diagram of a diagram of a number of circles and arrow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2500" cy="2273300"/>
                      </a:xfrm>
                      <a:prstGeom prst="rect">
                        <a:avLst/>
                      </a:prstGeom>
                    </pic:spPr>
                  </pic:pic>
                </a:graphicData>
              </a:graphic>
            </wp:inline>
          </w:drawing>
        </w:r>
      </w:ins>
      <w:del w:id="49" w:author="Boyko, James" w:date="2025-06-18T14:04:00Z" w16du:dateUtc="2025-06-18T17:04:00Z">
        <w:r w:rsidR="0077251D" w:rsidRPr="00990AA7" w:rsidDel="00AA1D56">
          <w:rPr>
            <w:rFonts w:ascii="Times New Roman" w:eastAsia="Times New Roman" w:hAnsi="Times New Roman" w:cs="Times New Roman"/>
            <w:b/>
            <w:bCs/>
            <w:noProof/>
          </w:rPr>
          <w:drawing>
            <wp:inline distT="0" distB="0" distL="0" distR="0" wp14:anchorId="631FB270" wp14:editId="541DCD83">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6"/>
                      <a:stretch>
                        <a:fillRect/>
                      </a:stretch>
                    </pic:blipFill>
                    <pic:spPr>
                      <a:xfrm>
                        <a:off x="0" y="0"/>
                        <a:ext cx="3817782" cy="2513487"/>
                      </a:xfrm>
                      <a:prstGeom prst="rect">
                        <a:avLst/>
                      </a:prstGeom>
                    </pic:spPr>
                  </pic:pic>
                </a:graphicData>
              </a:graphic>
            </wp:inline>
          </w:drawing>
        </w:r>
      </w:del>
    </w:p>
    <w:p w14:paraId="61CCF351" w14:textId="6C15E659" w:rsidR="00080D34" w:rsidRDefault="00656245">
      <w:pPr>
        <w:pStyle w:val="Caption"/>
        <w:spacing w:before="0" w:after="0"/>
        <w:pPrChange w:id="50" w:author="Boyko, James" w:date="2025-06-15T09:06:00Z" w16du:dateUtc="2025-06-15T12:06:00Z">
          <w:pPr>
            <w:pStyle w:val="Caption"/>
            <w:spacing w:before="0" w:after="0" w:line="360" w:lineRule="auto"/>
          </w:pPr>
        </w:pPrChange>
      </w:pPr>
      <w:r>
        <w:t xml:space="preserve">Figure </w:t>
      </w:r>
      <w:fldSimple w:instr=" SEQ Figure \* ARABIC ">
        <w:r w:rsidR="004B0387">
          <w:rPr>
            <w:noProof/>
          </w:rPr>
          <w:t>1</w:t>
        </w:r>
      </w:fldSimple>
      <w:r w:rsidRPr="00990AA7">
        <w:t>– Visualization of the exponential increase in model complexity as additional binary characters are introduced. (a) A single binary character with two states (k=2). (b) Two binary characters, each with two states (k=8, excluding dual transitions). (c) Three binary characters, each with two states (k=26, excluding dual transitions). Adding characters exponentially increases the number of parameters due to the need to account for relationships between all characters. The disallowance of</w:t>
      </w:r>
      <w:del w:id="51" w:author="Boyko, James" w:date="2025-06-15T07:31:00Z" w16du:dateUtc="2025-06-15T10:31:00Z">
        <w:r w:rsidRPr="00990AA7" w:rsidDel="001C0E99">
          <w:delText xml:space="preserve"> dual </w:delText>
        </w:r>
      </w:del>
      <w:ins w:id="52" w:author="Boyko, James" w:date="2025-06-15T07:31:00Z" w16du:dateUtc="2025-06-15T10:31:00Z">
        <w:r w:rsidR="001C0E99" w:rsidRPr="00990AA7">
          <w:t xml:space="preserve"> </w:t>
        </w:r>
      </w:ins>
      <w:r w:rsidRPr="00990AA7">
        <w:t xml:space="preserve">simultaneous </w:t>
      </w:r>
      <w:ins w:id="53" w:author="Boyko, James" w:date="2025-06-15T07:31:00Z" w16du:dateUtc="2025-06-15T10:31:00Z">
        <w:r w:rsidR="001C0E99">
          <w:t xml:space="preserve">multistate </w:t>
        </w:r>
      </w:ins>
      <w:r w:rsidRPr="00990AA7">
        <w:t xml:space="preserve">transitions </w:t>
      </w:r>
      <w:del w:id="54" w:author="Boyko, James" w:date="2025-06-15T07:31:00Z" w16du:dateUtc="2025-06-15T10:31:00Z">
        <w:r w:rsidRPr="00990AA7" w:rsidDel="00033E6B">
          <w:delText>keeps</w:delText>
        </w:r>
      </w:del>
      <w:ins w:id="55" w:author="Boyko, James" w:date="2025-06-15T07:31:00Z" w16du:dateUtc="2025-06-15T10:31:00Z">
        <w:r w:rsidR="00033E6B" w:rsidRPr="00990AA7">
          <w:t>keep</w:t>
        </w:r>
      </w:ins>
      <w:r w:rsidRPr="00990AA7">
        <w:t xml:space="preserve"> the models from being even more complex.</w:t>
      </w:r>
    </w:p>
    <w:p w14:paraId="688EF0E5" w14:textId="77777777" w:rsidR="00656245" w:rsidRPr="00656245" w:rsidDel="00F24213" w:rsidRDefault="00656245" w:rsidP="00B20478">
      <w:pPr>
        <w:pStyle w:val="Caption"/>
        <w:spacing w:before="0" w:after="0" w:line="360" w:lineRule="auto"/>
        <w:rPr>
          <w:del w:id="56" w:author="Boyko, James" w:date="2025-06-15T09:06:00Z" w16du:dateUtc="2025-06-15T12:06:00Z"/>
        </w:rPr>
      </w:pPr>
    </w:p>
    <w:p w14:paraId="23F1D2A0" w14:textId="77777777" w:rsidR="00C20DD1" w:rsidRDefault="00C20DD1" w:rsidP="00B20478">
      <w:pPr>
        <w:pStyle w:val="BodyText"/>
        <w:spacing w:after="0" w:line="360" w:lineRule="auto"/>
        <w:rPr>
          <w:ins w:id="57" w:author="Boyko, James" w:date="2025-06-15T09:01:00Z" w16du:dateUtc="2025-06-15T12:01:00Z"/>
          <w:rFonts w:ascii="Times New Roman" w:eastAsia="Times New Roman" w:hAnsi="Times New Roman" w:cs="Times New Roman"/>
          <w:b/>
          <w:bCs/>
        </w:rPr>
      </w:pPr>
    </w:p>
    <w:p w14:paraId="7042E467" w14:textId="3B6B7199"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Methods</w:t>
      </w:r>
    </w:p>
    <w:p w14:paraId="51412756" w14:textId="130A4BD6"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Regularization and </w:t>
      </w:r>
      <w:del w:id="58" w:author="Boyko, James" w:date="2025-06-05T13:28:00Z" w16du:dateUtc="2025-06-05T16:28:00Z">
        <w:r w:rsidRPr="00990AA7" w:rsidDel="00A01447">
          <w:rPr>
            <w:rFonts w:ascii="Times New Roman" w:eastAsia="Times New Roman" w:hAnsi="Times New Roman" w:cs="Times New Roman"/>
            <w:i/>
            <w:iCs/>
          </w:rPr>
          <w:delText>Parameter sharing</w:delText>
        </w:r>
      </w:del>
      <w:ins w:id="59" w:author="Boyko, James" w:date="2025-06-05T13:28:00Z" w16du:dateUtc="2025-06-05T16:28:00Z">
        <w:r w:rsidR="00A01447">
          <w:rPr>
            <w:rFonts w:ascii="Times New Roman" w:eastAsia="Times New Roman" w:hAnsi="Times New Roman" w:cs="Times New Roman"/>
            <w:i/>
            <w:iCs/>
          </w:rPr>
          <w:t>Simulated Annealing</w:t>
        </w:r>
      </w:ins>
    </w:p>
    <w:p w14:paraId="4B8EDD4B" w14:textId="50A4751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which is the probability of observing the data (D) given an instantaneous rate matrix (Q)</w:t>
      </w:r>
      <w:r w:rsidR="00A45838" w:rsidRPr="00990AA7">
        <w:rPr>
          <w:rFonts w:ascii="Times New Roman" w:eastAsia="Times New Roman" w:hAnsi="Times New Roman" w:cs="Times New Roman"/>
        </w:rPr>
        <w:t>, root state frequency vector (</w:t>
      </w:r>
      <m:oMath>
        <m:r>
          <w:rPr>
            <w:rFonts w:ascii="Cambria Math" w:hAnsi="Cambria Math"/>
          </w:rPr>
          <m:t>π</m:t>
        </m:r>
      </m:oMath>
      <w:r w:rsidR="00A45838" w:rsidRPr="00990AA7">
        <w:rPr>
          <w:rFonts w:ascii="Times New Roman" w:eastAsia="Times New Roman" w:hAnsi="Times New Roman" w:cs="Times New Roman"/>
        </w:rPr>
        <w:t>),</w:t>
      </w:r>
      <w:r w:rsidRPr="00990AA7">
        <w:rPr>
          <w:rFonts w:ascii="Times New Roman" w:eastAsia="Times New Roman" w:hAnsi="Times New Roman" w:cs="Times New Roman"/>
        </w:rPr>
        <w:t xml:space="preserve"> and a phylogeny with a fixed topology and set of branch lengths (Φ). The data (D) consist of the observed character states (S) at the tips of the phylogeny, while the rate matrix (Q) contains the rates of character state transitions (</w:t>
      </w:r>
      <w:proofErr w:type="spellStart"/>
      <w:r w:rsidRPr="00990AA7">
        <w:rPr>
          <w:rFonts w:ascii="Times New Roman" w:eastAsia="Times New Roman" w:hAnsi="Times New Roman" w:cs="Times New Roman"/>
        </w:rPr>
        <w:t>q</w:t>
      </w:r>
      <w:r w:rsidRPr="00990AA7">
        <w:rPr>
          <w:rFonts w:ascii="Times New Roman" w:eastAsia="Times New Roman" w:hAnsi="Times New Roman" w:cs="Times New Roman"/>
          <w:vertAlign w:val="subscript"/>
        </w:rPr>
        <w:t>ij</w:t>
      </w:r>
      <w:proofErr w:type="spellEnd"/>
      <w:r w:rsidRPr="00990AA7">
        <w:rPr>
          <w:rFonts w:ascii="Times New Roman" w:eastAsia="Times New Roman" w:hAnsi="Times New Roman" w:cs="Times New Roman"/>
        </w:rPr>
        <w:t xml:space="preserve">). The likelihood function is then computed by integrating the product of transition probabilities </w:t>
      </w:r>
      <w:r w:rsidRPr="00990AA7">
        <w:rPr>
          <w:rFonts w:ascii="Times New Roman" w:eastAsia="Times New Roman" w:hAnsi="Times New Roman" w:cs="Times New Roman"/>
        </w:rPr>
        <w:lastRenderedPageBreak/>
        <w:t xml:space="preserve">along the branches of the phylogeny (more detailed descriptions can be found in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{"citationID":"NJ2Eqo6U","properties":{"formattedCitation":"(Pagel 1994; Lewis 2001; Felsenstein 2004)","plainCitation":"(Pagel 1994; Lewis 2001; Felsenstein 2004)","noteIndex":0},"citationItems":[{"id":110,"uris":["http://zotero.org/users/local/TCNekpWa/items/6RKNT3U4"],"itemData":{"id":110,"type":"article-journal","abstract":"I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phylogenies","volume":"255","author":[{"family":"Pagel","given":"Mark"}],"issued":{"date-parts":[["1994"]]}}},{"id":672,"uris":["http://zotero.org/users/local/TCNekpWa/items/V6BMBNVS"],"itemData":{"id":672,"type":"article-journal","abstract":"Evolutionary biologists have adopted simple likelihood models for purposes of estimating ancestral states and evaluating character independence on specified phylogenies; however, for purposes of estimating phylogenies by using discrete morphological data, maximum parsimony remains the only option. This paper explores the possibility of using standard, well-behaved Markov models for estimating morphological phylogenies (including branch lengths) under the likelihood criterion. An important modification of standard Markov models involves making the likelihood conditional on characters being variable, because constant characters are absent in morphological data sets. Without this modification, branch lengths are often overestimated, resulting in potentially serious biases in tree topology selection. Several new avenues of research are opened by an explicitly model-based approach to phylogenetic analysis of discrete morphological data, including combined-data likelihood analyses (morphology + sequence data), likelihood ratio tests, and Bayesian analyses.","container-title":"Systematic Biology","DOI":"10.1080/106351501753462876","ISSN":"1063-5157","issue":"6","page":"913–925","title":"A Likelihood Approach to Estimating Phylogeny from Discrete Morphological Character Data","volume":"50","author":[{"family":"Lewis","given":"Paul O."}],"issued":{"date-parts":[["2001",11]]}}},{"id":1030,"uris":["http://zotero.org/users/local/TCNekpWa/items/RTLSCRR6"],"itemData":{"id":1030,"type":"chapter","container-title":"Inferring phylogenies","page":"664-664","title":"Inferring phylogenies","author":[{"family":"Felsenstein","given":"Joseph"}],"issued":{"date-parts":[["2004"]]}}}],"schema":"https://github.com/citation-style-language/schema/raw/master/csl-citation.json"} </w:instrText>
      </w:r>
      <w:r w:rsidR="003D3503">
        <w:rPr>
          <w:rFonts w:ascii="Times New Roman" w:eastAsia="Times New Roman" w:hAnsi="Times New Roman" w:cs="Times New Roman"/>
        </w:rPr>
        <w:fldChar w:fldCharType="separate"/>
      </w:r>
      <w:r w:rsidR="003D3503" w:rsidRPr="00CC5A42">
        <w:rPr>
          <w:rFonts w:ascii="Times New Roman" w:eastAsia="Times New Roman" w:hAnsi="Times New Roman" w:cs="Times New Roman"/>
          <w:noProof/>
          <w:highlight w:val="yellow"/>
          <w:rPrChange w:id="60" w:author="Boyko, James" w:date="2025-06-11T19:16:00Z" w16du:dateUtc="2025-06-11T22:16:00Z">
            <w:rPr>
              <w:rFonts w:ascii="Times New Roman" w:eastAsia="Times New Roman" w:hAnsi="Times New Roman" w:cs="Times New Roman"/>
              <w:noProof/>
            </w:rPr>
          </w:rPrChange>
        </w:rPr>
        <w:t>(</w:t>
      </w:r>
      <w:ins w:id="61" w:author="Boyko, James" w:date="2025-06-11T19:16:00Z" w16du:dateUtc="2025-06-11T22:16:00Z">
        <w:r w:rsidR="00CC5A42" w:rsidRPr="00CC5A42">
          <w:rPr>
            <w:rFonts w:ascii="Times New Roman" w:eastAsia="Times New Roman" w:hAnsi="Times New Roman" w:cs="Times New Roman"/>
            <w:noProof/>
            <w:highlight w:val="yellow"/>
            <w:rPrChange w:id="62" w:author="Boyko, James" w:date="2025-06-11T19:16:00Z" w16du:dateUtc="2025-06-11T22:16:00Z">
              <w:rPr>
                <w:rFonts w:ascii="Times New Roman" w:eastAsia="Times New Roman" w:hAnsi="Times New Roman" w:cs="Times New Roman"/>
                <w:noProof/>
              </w:rPr>
            </w:rPrChange>
          </w:rPr>
          <w:t>Felsenstein 1981;</w:t>
        </w:r>
        <w:r w:rsidR="00CC5A42">
          <w:rPr>
            <w:rFonts w:ascii="Times New Roman" w:eastAsia="Times New Roman" w:hAnsi="Times New Roman" w:cs="Times New Roman"/>
            <w:noProof/>
          </w:rPr>
          <w:t xml:space="preserve"> </w:t>
        </w:r>
      </w:ins>
      <w:r w:rsidR="003D3503">
        <w:rPr>
          <w:rFonts w:ascii="Times New Roman" w:eastAsia="Times New Roman" w:hAnsi="Times New Roman" w:cs="Times New Roman"/>
          <w:noProof/>
        </w:rPr>
        <w:t>Pagel 1994; Lewis 2001; Felsenstein 2004)</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Though not mathematically necessary, it is </w:t>
      </w:r>
      <w:del w:id="63" w:author="Boyko, James" w:date="2025-06-15T09:06:00Z" w16du:dateUtc="2025-06-15T12:06:00Z">
        <w:r w:rsidRPr="00990AA7" w:rsidDel="00B6020E">
          <w:rPr>
            <w:rFonts w:ascii="Times New Roman" w:eastAsia="Times New Roman" w:hAnsi="Times New Roman" w:cs="Times New Roman"/>
          </w:rPr>
          <w:delText xml:space="preserve">also </w:delText>
        </w:r>
      </w:del>
      <w:ins w:id="64" w:author="Boyko, James" w:date="2025-06-15T09:06:00Z" w16du:dateUtc="2025-06-15T12:06:00Z">
        <w:r w:rsidR="00B6020E">
          <w:rPr>
            <w:rFonts w:ascii="Times New Roman" w:eastAsia="Times New Roman" w:hAnsi="Times New Roman" w:cs="Times New Roman"/>
          </w:rPr>
          <w:t>may be</w:t>
        </w:r>
        <w:r w:rsidR="00B6020E"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useful to consider a mapping matrix (M</w:t>
      </w:r>
      <w:ins w:id="65" w:author="Boyko, James" w:date="2025-06-15T09:07:00Z" w16du:dateUtc="2025-06-15T12:07:00Z">
        <w:r w:rsidR="00B6020E">
          <w:rPr>
            <w:rFonts w:ascii="Times New Roman" w:eastAsia="Times New Roman" w:hAnsi="Times New Roman" w:cs="Times New Roman"/>
          </w:rPr>
          <w:t>;</w:t>
        </w:r>
      </w:ins>
      <w:ins w:id="66" w:author="Boyko, James" w:date="2025-06-15T09:06:00Z" w16du:dateUtc="2025-06-15T12:06:00Z">
        <w:r w:rsidR="00B6020E">
          <w:rPr>
            <w:rFonts w:ascii="Times New Roman" w:eastAsia="Times New Roman" w:hAnsi="Times New Roman" w:cs="Times New Roman"/>
          </w:rPr>
          <w:t xml:space="preserve"> </w:t>
        </w:r>
      </w:ins>
      <w:ins w:id="67" w:author="Boyko, James" w:date="2025-06-15T09:07:00Z" w16du:dateUtc="2025-06-15T12:07:00Z">
        <w:r w:rsidR="00B6020E">
          <w:rPr>
            <w:rFonts w:ascii="Times New Roman" w:eastAsia="Times New Roman" w:hAnsi="Times New Roman" w:cs="Times New Roman"/>
          </w:rPr>
          <w:t xml:space="preserve">also referred to as an index matrix </w:t>
        </w:r>
        <w:r w:rsidR="00CA6FE4">
          <w:rPr>
            <w:rFonts w:ascii="Times New Roman" w:eastAsia="Times New Roman" w:hAnsi="Times New Roman" w:cs="Times New Roman"/>
          </w:rPr>
          <w:t>(</w:t>
        </w:r>
        <w:r w:rsidR="00B6020E">
          <w:rPr>
            <w:rFonts w:ascii="Times New Roman" w:eastAsia="Times New Roman" w:hAnsi="Times New Roman" w:cs="Times New Roman"/>
          </w:rPr>
          <w:t>Revel 2024</w:t>
        </w:r>
      </w:ins>
      <w:ins w:id="68" w:author="Boyko, James" w:date="2025-06-15T09:08:00Z" w16du:dateUtc="2025-06-15T12:08:00Z">
        <w:r w:rsidR="00CA6FE4">
          <w:rPr>
            <w:rFonts w:ascii="Times New Roman" w:eastAsia="Times New Roman" w:hAnsi="Times New Roman" w:cs="Times New Roman"/>
          </w:rPr>
          <w:t>)</w:t>
        </w:r>
      </w:ins>
      <w:r w:rsidRPr="00990AA7">
        <w:rPr>
          <w:rFonts w:ascii="Times New Roman" w:eastAsia="Times New Roman" w:hAnsi="Times New Roman" w:cs="Times New Roman"/>
        </w:rPr>
        <w:t>) which gives the structure of the discrete model by indicating which transition rates are estimated and/or fixed to be equal</w:t>
      </w:r>
      <w:ins w:id="69" w:author="Boyko, James" w:date="2025-06-11T19:21:00Z" w16du:dateUtc="2025-06-11T22:21:00Z">
        <w:r w:rsidR="00BC1168">
          <w:rPr>
            <w:rFonts w:ascii="Times New Roman" w:eastAsia="Times New Roman" w:hAnsi="Times New Roman" w:cs="Times New Roman"/>
          </w:rPr>
          <w:t xml:space="preserve"> (</w:t>
        </w:r>
        <w:proofErr w:type="spellStart"/>
        <w:r w:rsidR="00BC1168" w:rsidRPr="00BC1168">
          <w:rPr>
            <w:rFonts w:ascii="Times New Roman" w:eastAsia="Times New Roman" w:hAnsi="Times New Roman" w:cs="Times New Roman"/>
          </w:rPr>
          <w:t>FitzJohn</w:t>
        </w:r>
        <w:proofErr w:type="spellEnd"/>
        <w:r w:rsidR="00BC1168" w:rsidRPr="00BC1168">
          <w:rPr>
            <w:rFonts w:ascii="Times New Roman" w:eastAsia="Times New Roman" w:hAnsi="Times New Roman" w:cs="Times New Roman"/>
          </w:rPr>
          <w:t>, 2012; Beaulieu &amp; O'Meara, 2016</w:t>
        </w:r>
        <w:r w:rsidR="00BC1168">
          <w:rPr>
            <w:rFonts w:ascii="Times New Roman" w:eastAsia="Times New Roman" w:hAnsi="Times New Roman" w:cs="Times New Roman"/>
          </w:rPr>
          <w:t>)</w:t>
        </w:r>
      </w:ins>
      <w:r w:rsidRPr="00990AA7">
        <w:rPr>
          <w:rFonts w:ascii="Times New Roman" w:eastAsia="Times New Roman" w:hAnsi="Times New Roman" w:cs="Times New Roman"/>
        </w:rPr>
        <w:t>. For example, if we consider a simple binary character with states 1 and 2, the instantaneous rate matrix is given by</w:t>
      </w:r>
      <w:ins w:id="70" w:author="Boyko, James" w:date="2025-06-11T19:18:00Z" w16du:dateUtc="2025-06-11T22:18:00Z">
        <w:r w:rsidR="00BC1168">
          <w:rPr>
            <w:rFonts w:ascii="Times New Roman" w:eastAsia="Times New Roman" w:hAnsi="Times New Roman" w:cs="Times New Roman"/>
          </w:rPr>
          <w:t xml:space="preserve"> </w:t>
        </w:r>
      </w:ins>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sidRPr="00990AA7">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then</w:t>
      </w:r>
      <w:ins w:id="71"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 and we have what is commonly known as the “equal rates” model. An “all rates different” model can be indicated by</w:t>
      </w:r>
      <w:ins w:id="72"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w:t>
      </w:r>
      <w:ins w:id="73"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sidRPr="00990AA7">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{"citationID":"dsReDihG","properties":{"formattedCitation":"(Akaike 1974; Burnham and Anderson 2002)","plainCitation":"(Akaike 1974; Burnham and Anderson 2002)","noteIndex":0},"citationItems":[{"id":1031,"uris":["http://zotero.org/users/local/TCNekpWa/items/NS8YLYKV"],"itemData":{"id":1031,"type":"article-journal","abstract":"The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(Akaike 1974; Burnham and Anderson 2002)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42CC51EC" w14:textId="057C5F7D"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This framework has been successfully applied for many years within PCMs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{"citationID":"1WTi2qHn","properties":{"formattedCitation":"(O\\uc0\\u8217{}Meara 2012)","plainCitation":"(O’Meara 2012)","noteIndex":0},"citationItems":[{"id":166,"uris":["http://zotero.org/users/local/TCNekpWa/items/BKSMRU22"],"itemData":{"id":166,"type":"article-journal","abstract":"There are many methods for making evolutionary inferences from phylogenetic trees. Many of these can be divided into three main classes of models: continuous-time Markov chain models with finite state space (CTMC-FSS), multivariate normal models, and birth-death models. Numerous approaches are just restrictions of more general models to focus on particular questions or kinds of data. Methods can be further modified with the addition of tree-stretching algorithms. The recent realization of the effect of correlated trait evolution with diversification rates represents an important advance that is slowly revolutionizing the field. Increased attention to model adequacy may lead to future methodological improvements.","container-title":"Annual Review of Ecology, Evolution, and Systematics","DOI":"10.1146/annurev-ecolsys-110411-160331","issue":"1","page":"267–285","title":"Evolutionary Inferences from Phylogenies: A Review of Methods","title-short":"Evolutionary Inferences from Phylogenies","volume":"43","author":[{"family":"O'Meara","given":"Brian C."}],"issued":{"date-parts":[["2012"]]}}}],"schema":"https://github.com/citation-style-language/schema/raw/master/csl-citation.json"} </w:instrText>
      </w:r>
      <w:r w:rsidR="003D3503">
        <w:rPr>
          <w:rFonts w:ascii="Times New Roman" w:eastAsia="Times New Roman" w:hAnsi="Times New Roman" w:cs="Times New Roman"/>
        </w:rPr>
        <w:fldChar w:fldCharType="separate"/>
      </w:r>
      <w:r w:rsidR="003D3503" w:rsidRPr="003D3503">
        <w:rPr>
          <w:rFonts w:ascii="Times New Roman" w:hAnsi="Times New Roman" w:cs="Times New Roman"/>
          <w:kern w:val="0"/>
        </w:rPr>
        <w:t>(O’Meara 2012)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but growing model complexity (e.g.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I incorporate three regularization approaches, two of which are analogous to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{"citationID":"jpj2jP7f","properties":{"formattedCitation":"(Hastie et al. 2015)","plainCitation":"(Hastie et al. 2015)","noteIndex":0},"citationItems":[{"id":677,"uris":["http://zotero.org/users/local/TCNekpWa/items/26DIPI6D"],"itemData":{"id":677,"type":"book","language":"en","title":"Statistical Learning with Sparsity The Lasso and Generalizations","author":[{"family":"Hastie","given":"Trevor Hastie"},{"family":"Tibshirani","given":"Robert"},{"family":"Wainwright","given":"Martin"}],"issued":{"date-parts":[["2015"]]}}}],"schema":"https://github.com/citation-style-language/schema/raw/master/csl-citation.json"}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(Hastie et al. 2015)</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and the third is based on the null expectation that transition rates are all equal (</w:t>
      </w:r>
      <w:r w:rsidRPr="00990AA7">
        <w:rPr>
          <w:rFonts w:ascii="Times New Roman" w:eastAsia="Times New Roman" w:hAnsi="Times New Roman" w:cs="Times New Roman"/>
          <w:i/>
          <w:iCs/>
        </w:rPr>
        <w:t>er</w:t>
      </w:r>
      <w:r w:rsidRPr="00990AA7">
        <w:rPr>
          <w:rFonts w:ascii="Times New Roman" w:eastAsia="Times New Roman" w:hAnsi="Times New Roman" w:cs="Times New Roman"/>
        </w:rPr>
        <w:t>;</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{"citationID":"Hzbzslbp","properties":{"formattedCitation":"(Zhou et al. 2024)","plainCitation":"(Zhou et al. 2024)","noteIndex":0},"citationItems":[{"id":697,"uris":["http://zotero.org/users/local/TCNekpWa/items/5YYMP9R7"],"itemData":{"id":697,"type":"paper-conference","abstract":"Maximum Likelihood Estimation (MLE) and Likelihood Ratio Test (LRT) are widely used methods for estimating the transition probability matrix in Markov chains and identifying significant relationships between transitions, such as equality. However, the estimated transition probability matrix derived from MLE lacks accuracy compared to the real one, and LRT is inefficient in high-dimensional Markov chains. In this study, we extended the adaptive Lasso technique from linear models to Markov chains and proposed a novel model by applying penalized maximum likelihood estimation to optimize the estimation of the transition probability matrix. Meanwhile, we demonstrated that the new model enjoys oracle properties, which means the estimated transition probability matrix has the same performance as the real one when given. Simulations show that our new method behave very well overall in comparison with various competitors. Real data analysis further convince the value of our proposed method.","title":"Adaptive Penalized Likelihood method for Markov Chains","URL":"https://www.semanticscholar.org/paper/f1f327c850acfcef08b09ae363a6412573b83d88","author":[{"family":"Zhou","given":"Yining"},{"family":"Gao","given":"Ming"},{"family":"Chen","given":"Yiting"},{"family":"Shi","given":"Xiaoping"}],"accessed":{"date-parts":[["2024",6,6]]},"issued":{"date-parts":[["2024",6]]}}}],"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Zhou et al. 2024)</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Specifically, the regularized likelihood</w:t>
      </w:r>
      <w:r w:rsidR="003B63E2" w:rsidRPr="00990AA7">
        <w:rPr>
          <w:rFonts w:ascii="Times New Roman" w:eastAsia="Times New Roman" w:hAnsi="Times New Roman" w:cs="Times New Roman"/>
        </w:rPr>
        <w:t>s</w:t>
      </w:r>
      <w:r w:rsidRPr="00990AA7">
        <w:rPr>
          <w:rFonts w:ascii="Times New Roman" w:eastAsia="Times New Roman" w:hAnsi="Times New Roman" w:cs="Times New Roman"/>
        </w:rPr>
        <w:t xml:space="preserve"> are defined as:</w:t>
      </w:r>
    </w:p>
    <w:p w14:paraId="336FB61C" w14:textId="23370F7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r>
          <w:rPr>
            <w:rFonts w:ascii="Cambria Math" w:hAnsi="Cambria Math"/>
          </w:rPr>
          <m:t>,</m:t>
        </m:r>
      </m:oMath>
      <w:ins w:id="74"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(1)</w:t>
        </w:r>
      </w:ins>
    </w:p>
    <w:p w14:paraId="5FAA0ECF" w14:textId="68837E6B"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r>
          <w:rPr>
            <w:rFonts w:ascii="Cambria Math" w:hAnsi="Cambria Math"/>
          </w:rPr>
          <m:t>,</m:t>
        </m:r>
      </m:oMath>
      <w:ins w:id="75"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(2)</w:t>
        </w:r>
      </w:ins>
    </w:p>
    <w:p w14:paraId="1A0715B6" w14:textId="1370C85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m:t>
        </m:r>
      </m:oMath>
      <w:ins w:id="76"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(3)</w:t>
        </w:r>
      </w:ins>
    </w:p>
    <w:p w14:paraId="1CD899EC" w14:textId="194A8010" w:rsidR="00EB0295" w:rsidRPr="00990AA7" w:rsidRDefault="00000000" w:rsidP="00B20478">
      <w:pPr>
        <w:pStyle w:val="BodyText"/>
        <w:spacing w:after="0" w:line="360" w:lineRule="auto"/>
      </w:pPr>
      <w:r w:rsidRPr="00990AA7">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xml:space="preserve">denotes the standard likelihood,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oMath>
      <w:r w:rsidR="00B30C4D"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is the </w:t>
      </w:r>
      <w:r w:rsidR="00F574F8" w:rsidRPr="00990AA7">
        <w:rPr>
          <w:rFonts w:ascii="Times New Roman" w:eastAsia="Times New Roman" w:hAnsi="Times New Roman" w:cs="Times New Roman"/>
        </w:rPr>
        <w:t xml:space="preserve">elementwise </w:t>
      </w:r>
      <w:r w:rsidRPr="00990AA7">
        <w:rPr>
          <w:rFonts w:ascii="Times New Roman" w:eastAsia="Times New Roman" w:hAnsi="Times New Roman" w:cs="Times New Roman"/>
        </w:rPr>
        <w:t xml:space="preserve">mean of the diagonal of the instantaneous rate matrix,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oMath>
      <w:r w:rsidR="00296D37" w:rsidRPr="00990AA7">
        <w:rPr>
          <w:rFonts w:ascii="Times New Roman" w:eastAsia="Times New Roman" w:hAnsi="Times New Roman" w:cs="Times New Roman"/>
        </w:rPr>
        <w:t xml:space="preserve"> is the squared elementwise mean of the diagonal of the instantaneous rate matrix</w:t>
      </w:r>
      <w:r w:rsidR="001816C4" w:rsidRPr="00990AA7">
        <w:rPr>
          <w:rFonts w:ascii="Times New Roman" w:eastAsia="Times New Roman" w:hAnsi="Times New Roman" w:cs="Times New Roman"/>
        </w:rPr>
        <w:t>,</w:t>
      </w:r>
      <w:r w:rsidR="00296D37" w:rsidRPr="00990AA7">
        <w:rPr>
          <w:rFonts w:ascii="Times New Roman" w:eastAsia="Times New Roman" w:hAnsi="Times New Roman" w:cs="Times New Roman"/>
        </w:rPr>
        <w:t xml:space="preserv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 xml:space="preserve"> </m:t>
        </m:r>
      </m:oMath>
      <w:r w:rsidRPr="00990AA7">
        <w:rPr>
          <w:rFonts w:ascii="Times New Roman" w:eastAsia="Times New Roman" w:hAnsi="Times New Roman" w:cs="Times New Roman"/>
        </w:rPr>
        <w:t>is the mean pairwise distances between all freely estimated parameters</w:t>
      </w:r>
      <w:r w:rsidR="001816C4" w:rsidRPr="00990AA7">
        <w:rPr>
          <w:rFonts w:ascii="Times New Roman" w:eastAsia="Times New Roman" w:hAnsi="Times New Roman" w:cs="Times New Roman"/>
        </w:rPr>
        <w:t xml:space="preserve"> in their raw units</w:t>
      </w:r>
      <w:r w:rsidRPr="00990AA7">
        <w:rPr>
          <w:rFonts w:ascii="Times New Roman" w:eastAsia="Times New Roman" w:hAnsi="Times New Roman" w:cs="Times New Roman"/>
        </w:rPr>
        <w:t xml:space="preserve">, </w:t>
      </w:r>
      <m:oMath>
        <m:r>
          <w:ins w:id="77" w:author="Boyko, James" w:date="2025-06-14T11:33:00Z" w16du:dateUtc="2025-06-14T14:33:00Z">
            <w:rPr>
              <w:rFonts w:ascii="Cambria Math" w:hAnsi="Cambria Math"/>
            </w:rPr>
            <m:t>k</m:t>
          </w:ins>
        </m:r>
      </m:oMath>
      <w:ins w:id="78" w:author="Boyko, James" w:date="2025-06-14T11:33:00Z" w16du:dateUtc="2025-06-14T14:33:00Z">
        <w:r w:rsidR="0063759A">
          <w:rPr>
            <w:rFonts w:ascii="Times New Roman" w:eastAsia="Times New Roman" w:hAnsi="Times New Roman" w:cs="Times New Roman"/>
          </w:rPr>
          <w:t xml:space="preserve"> is the number of freely estimate parameters, </w:t>
        </w:r>
      </w:ins>
      <w:r w:rsidRPr="00990AA7">
        <w:rPr>
          <w:rFonts w:ascii="Times New Roman" w:eastAsia="Times New Roman" w:hAnsi="Times New Roman" w:cs="Times New Roman"/>
        </w:rPr>
        <w:t xml:space="preserve">and </w:t>
      </w:r>
      <m:oMath>
        <m:r>
          <w:rPr>
            <w:rFonts w:ascii="Cambria Math" w:hAnsi="Cambria Math"/>
          </w:rPr>
          <m:t xml:space="preserve">λ </m:t>
        </m:r>
      </m:oMath>
      <w:r w:rsidRPr="00990AA7">
        <w:rPr>
          <w:rFonts w:ascii="Times New Roman" w:eastAsia="Times New Roman" w:hAnsi="Times New Roman" w:cs="Times New Roman"/>
        </w:rPr>
        <w:t xml:space="preserve">is a hyper-parameter </w:t>
      </w:r>
      <w:r w:rsidRPr="00990AA7">
        <w:rPr>
          <w:rFonts w:ascii="Times New Roman" w:eastAsia="Times New Roman" w:hAnsi="Times New Roman" w:cs="Times New Roman"/>
        </w:rPr>
        <w:lastRenderedPageBreak/>
        <w:t xml:space="preserve">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w:t>
      </w:r>
      <w:del w:id="79" w:author="Boyko, James" w:date="2025-06-15T07:29:00Z" w16du:dateUtc="2025-06-15T10:29:00Z">
        <w:r w:rsidRPr="00990AA7" w:rsidDel="001C0E99">
          <w:rPr>
            <w:rFonts w:ascii="Times New Roman" w:eastAsia="Times New Roman" w:hAnsi="Times New Roman" w:cs="Times New Roman"/>
          </w:rPr>
          <w:delText>Despite this adjustment, this regularization scheme is still particularly effective at removing unnecessary parameters such that the dredge algorithm can efficiently move from more complex to simpler models (</w:delText>
        </w:r>
        <w:r w:rsidR="00F13F00" w:rsidRPr="00990AA7" w:rsidDel="001C0E99">
          <w:rPr>
            <w:rFonts w:ascii="Times New Roman" w:eastAsia="Times New Roman" w:hAnsi="Times New Roman" w:cs="Times New Roman"/>
          </w:rPr>
          <w:delText>Fig</w:delText>
        </w:r>
        <w:r w:rsidR="00803384" w:rsidDel="001C0E99">
          <w:rPr>
            <w:rFonts w:ascii="Times New Roman" w:eastAsia="Times New Roman" w:hAnsi="Times New Roman" w:cs="Times New Roman"/>
          </w:rPr>
          <w:delText>.</w:delText>
        </w:r>
        <w:r w:rsidR="00F13F00" w:rsidRPr="00990AA7" w:rsidDel="001C0E99">
          <w:rPr>
            <w:rFonts w:ascii="Times New Roman" w:eastAsia="Times New Roman" w:hAnsi="Times New Roman" w:cs="Times New Roman"/>
          </w:rPr>
          <w:delText xml:space="preserve"> 2</w:delText>
        </w:r>
        <w:r w:rsidRPr="00990AA7" w:rsidDel="001C0E99">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It is important to note that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cannot be jointly estimated alongside the parameters via the maximized likelihood</w:t>
      </w:r>
      <w:r w:rsidR="00D57B36">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{"citationID":"QIh1642z","properties":{"formattedCitation":"(Clavel et al. 2019)","plainCitation":"(Clavel et al. 2019)","noteIndex":0},"citationItems":[{"id":619,"uris":["http://zotero.org/users/local/TCNekpWa/items/8WCABDYA"],"itemData":{"id":619,"type":"article-journal","abstract":"Working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(Clavel et al. 2019)</w:t>
      </w:r>
      <w:r w:rsidR="00D57B36">
        <w:rPr>
          <w:rFonts w:ascii="Times New Roman" w:eastAsia="Times New Roman" w:hAnsi="Times New Roman" w:cs="Times New Roman"/>
        </w:rPr>
        <w:fldChar w:fldCharType="end"/>
      </w:r>
      <w:r w:rsidRPr="00990AA7">
        <w:rPr>
          <w:rFonts w:ascii="Times New Roman" w:eastAsia="Times New Roman" w:hAnsi="Times New Roman" w:cs="Times New Roman"/>
        </w:rPr>
        <w:t>. Instead, a form of cross-validation is necessary to tune</w:t>
      </w:r>
      <w:r w:rsidR="00BC4040" w:rsidRPr="00990AA7">
        <w:rPr>
          <w:rFonts w:ascii="Times New Roman" w:eastAsia="Times New Roman" w:hAnsi="Times New Roman" w:cs="Times New Roman"/>
        </w:rPr>
        <w:t xml:space="preserve">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(see </w:t>
      </w:r>
      <w:r w:rsidRPr="00990AA7">
        <w:rPr>
          <w:rFonts w:ascii="Times New Roman" w:eastAsia="Times New Roman" w:hAnsi="Times New Roman" w:cs="Times New Roman"/>
          <w:i/>
          <w:iCs/>
        </w:rPr>
        <w:t>Phylogenetically informed k-fold cross validation</w:t>
      </w:r>
      <w:r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BC4040" w:rsidRPr="00990AA7">
        <w:rPr>
          <w:rFonts w:ascii="Times New Roman" w:eastAsia="Times New Roman" w:hAnsi="Times New Roman" w:cs="Times New Roman"/>
        </w:rPr>
        <w:t xml:space="preserve">This scheme is similar to </w:t>
      </w:r>
      <w:r w:rsidR="00562E0C" w:rsidRPr="00990AA7">
        <w:rPr>
          <w:rFonts w:ascii="Times New Roman" w:eastAsia="Times New Roman" w:hAnsi="Times New Roman" w:cs="Times New Roman"/>
        </w:rPr>
        <w:t>Sanderson’s penalized likelihood approach for estimating chronograms from phylogenetic trees</w:t>
      </w:r>
      <w:r w:rsidR="00BC4040" w:rsidRPr="00990AA7">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{"citationID":"ZtZDPSr0","properties":{"formattedCitation":"(Sanderson 2002)","plainCitation":"(Sanderson 2002)","noteIndex":0},"citationItems":[{"id":1011,"uris":["http://zotero.org/users/local/TCNekpWa/items/K5A3RKCJ"],"itemData":{"id":1011,"type":"article-journal","abstract":"Rates of molecular evolution vary widely between lineages, but quantification of how rates change has proven difficult. Recently proposed estimation procedures have mainly adopted highly parametric approaches that model rate evolution explicitly. In this study, a semiparametric smoothing method is developed using penalized likelihood. A saturated model in which every lineage has a separate rate is combined with a roughness penalty that discourages rates from varying too much across a phylogeny. A data-driven cross-validation criterion is then used to determine an optimal level of smoothing. This criterion is based on an estimate of the average prediction error associated with pruning lineages from the tree. The methods are applied to three data sets of six genes across a sample of land plants. Optimally smoothed estimates of absolute rates entailed 2- to 10-fold variation across lineages.","container-title":"Molecular Biology and Evolution","DOI":"10.1093/oxfordjournals.molbev.a003974","ISSN":"0737-4038","issue":"1","journalAbbreviation":"Molecular Biology and Evolution","page":"101-109","source":"Silverchair","title":"Estimating Absolute Rates of Molecular Evolution and Divergence Times: A Penalized Likelihood Approach","title-short":"Estimating Absolute Rates of Molecular Evolution and Divergence Times","volume":"19","author":[{"family":"Sanderson","given":"Michael J."}],"issued":{"date-parts":[["2002",1,1]]}}}],"schema":"https://github.com/citation-style-language/schema/raw/master/csl-citation.json"}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(Sanderson 2002)</w:t>
      </w:r>
      <w:r w:rsidR="00D57B36">
        <w:rPr>
          <w:rFonts w:ascii="Times New Roman" w:eastAsia="Times New Roman" w:hAnsi="Times New Roman" w:cs="Times New Roman"/>
        </w:rPr>
        <w:fldChar w:fldCharType="end"/>
      </w:r>
      <w:r w:rsidR="00BC4040"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Under penalized likelihood,</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the</w:t>
      </w:r>
      <w:r w:rsidR="00562E0C" w:rsidRPr="00990AA7">
        <w:rPr>
          <w:rFonts w:ascii="Times New Roman" w:eastAsia="Times New Roman" w:hAnsi="Times New Roman" w:cs="Times New Roman"/>
        </w:rPr>
        <w:t xml:space="preserve"> penalty </w:t>
      </w:r>
      <w:r w:rsidR="001C065E" w:rsidRPr="00990AA7">
        <w:rPr>
          <w:rFonts w:ascii="Times New Roman" w:eastAsia="Times New Roman" w:hAnsi="Times New Roman" w:cs="Times New Roman"/>
        </w:rPr>
        <w:t xml:space="preserve">is </w:t>
      </w:r>
      <w:r w:rsidR="00562E0C" w:rsidRPr="00990AA7">
        <w:rPr>
          <w:rFonts w:ascii="Times New Roman" w:eastAsia="Times New Roman" w:hAnsi="Times New Roman" w:cs="Times New Roman"/>
        </w:rPr>
        <w:t xml:space="preserve">based on differences of rates </w:t>
      </w:r>
      <w:r w:rsidR="001C065E" w:rsidRPr="00990AA7">
        <w:rPr>
          <w:rFonts w:ascii="Times New Roman" w:eastAsia="Times New Roman" w:hAnsi="Times New Roman" w:cs="Times New Roman"/>
        </w:rPr>
        <w:t xml:space="preserve">and </w:t>
      </w:r>
      <w:r w:rsidR="00562E0C" w:rsidRPr="00990AA7">
        <w:rPr>
          <w:rFonts w:ascii="Times New Roman" w:eastAsia="Times New Roman" w:hAnsi="Times New Roman" w:cs="Times New Roman"/>
        </w:rPr>
        <w:t>is essentially a regularization approach</w:t>
      </w:r>
      <w:r w:rsidR="001C065E" w:rsidRPr="00990AA7">
        <w:rPr>
          <w:rFonts w:ascii="Times New Roman" w:eastAsia="Times New Roman" w:hAnsi="Times New Roman" w:cs="Times New Roman"/>
        </w:rPr>
        <w:t xml:space="preserve">. Furthermore, the Sanderson method </w:t>
      </w:r>
      <w:r w:rsidR="00562E0C" w:rsidRPr="00990AA7">
        <w:rPr>
          <w:rFonts w:ascii="Times New Roman" w:eastAsia="Times New Roman" w:hAnsi="Times New Roman" w:cs="Times New Roman"/>
        </w:rPr>
        <w:t>includ</w:t>
      </w:r>
      <w:r w:rsidR="001C065E" w:rsidRPr="00990AA7">
        <w:rPr>
          <w:rFonts w:ascii="Times New Roman" w:eastAsia="Times New Roman" w:hAnsi="Times New Roman" w:cs="Times New Roman"/>
        </w:rPr>
        <w:t>es</w:t>
      </w:r>
      <w:r w:rsidR="00562E0C" w:rsidRPr="00990AA7">
        <w:rPr>
          <w:rFonts w:ascii="Times New Roman" w:eastAsia="Times New Roman" w:hAnsi="Times New Roman" w:cs="Times New Roman"/>
        </w:rPr>
        <w:t xml:space="preserve"> cross validation to estimate the equivalent of</w:t>
      </w:r>
      <w:r w:rsidR="00A5544E" w:rsidRPr="00990AA7">
        <w:rPr>
          <w:rFonts w:ascii="Times New Roman" w:eastAsia="Times New Roman" w:hAnsi="Times New Roman" w:cs="Times New Roman"/>
        </w:rPr>
        <w:t xml:space="preserve"> the</w:t>
      </w:r>
      <w:r w:rsidR="00562E0C" w:rsidRPr="00990AA7">
        <w:rPr>
          <w:rFonts w:ascii="Times New Roman" w:eastAsia="Times New Roman" w:hAnsi="Times New Roman" w:cs="Times New Roman"/>
        </w:rPr>
        <w:t xml:space="preserve"> </w:t>
      </w:r>
      <m:oMath>
        <m:r>
          <w:rPr>
            <w:rFonts w:ascii="Cambria Math" w:hAnsi="Cambria Math"/>
          </w:rPr>
          <m:t>λ</m:t>
        </m:r>
      </m:oMath>
      <w:r w:rsidR="00562E0C" w:rsidRPr="00990AA7">
        <w:rPr>
          <w:rFonts w:ascii="Times New Roman" w:eastAsia="Times New Roman" w:hAnsi="Times New Roman" w:cs="Times New Roman"/>
        </w:rPr>
        <w:t xml:space="preserve"> </w:t>
      </w:r>
      <w:r w:rsidR="00A5544E" w:rsidRPr="00990AA7">
        <w:rPr>
          <w:rFonts w:ascii="Times New Roman" w:eastAsia="Times New Roman" w:hAnsi="Times New Roman" w:cs="Times New Roman"/>
        </w:rPr>
        <w:t xml:space="preserve">hyper-parameter </w:t>
      </w:r>
      <w:r w:rsidR="00562E0C" w:rsidRPr="00990AA7">
        <w:rPr>
          <w:rFonts w:ascii="Times New Roman" w:eastAsia="Times New Roman" w:hAnsi="Times New Roman" w:cs="Times New Roman"/>
        </w:rPr>
        <w:t xml:space="preserve">(which he </w:t>
      </w:r>
      <w:r w:rsidR="001C065E" w:rsidRPr="00990AA7">
        <w:rPr>
          <w:rFonts w:ascii="Times New Roman" w:eastAsia="Times New Roman" w:hAnsi="Times New Roman" w:cs="Times New Roman"/>
        </w:rPr>
        <w:t xml:space="preserve">also </w:t>
      </w:r>
      <w:r w:rsidR="00885A1B" w:rsidRPr="00990AA7">
        <w:rPr>
          <w:rFonts w:ascii="Times New Roman" w:eastAsia="Times New Roman" w:hAnsi="Times New Roman" w:cs="Times New Roman"/>
        </w:rPr>
        <w:t>labeled</w:t>
      </w:r>
      <w:r w:rsidR="00562E0C" w:rsidRPr="00990AA7">
        <w:rPr>
          <w:rFonts w:ascii="Times New Roman" w:eastAsia="Times New Roman" w:hAnsi="Times New Roman" w:cs="Times New Roman"/>
        </w:rPr>
        <w:t xml:space="preserve"> </w:t>
      </w:r>
      <m:oMath>
        <m:r>
          <w:rPr>
            <w:rFonts w:ascii="Cambria Math" w:hAnsi="Cambria Math"/>
          </w:rPr>
          <m:t>λ</m:t>
        </m:r>
      </m:oMath>
      <w:r w:rsidR="001C065E" w:rsidRPr="00990AA7">
        <w:rPr>
          <w:rFonts w:ascii="Times New Roman" w:eastAsia="Times New Roman" w:hAnsi="Times New Roman" w:cs="Times New Roman"/>
        </w:rPr>
        <w:t xml:space="preserve">, </w:t>
      </w:r>
      <w:r w:rsidR="00562E0C" w:rsidRPr="00990AA7">
        <w:rPr>
          <w:rFonts w:ascii="Times New Roman" w:eastAsia="Times New Roman" w:hAnsi="Times New Roman" w:cs="Times New Roman"/>
        </w:rPr>
        <w:t>the smoothing parameter).</w:t>
      </w:r>
    </w:p>
    <w:p w14:paraId="38B6743C" w14:textId="7AF73EA7" w:rsidR="00706AF5" w:rsidRDefault="00000000" w:rsidP="00B20478">
      <w:pPr>
        <w:pStyle w:val="BodyText"/>
        <w:spacing w:after="0" w:line="360" w:lineRule="auto"/>
        <w:rPr>
          <w:ins w:id="80" w:author="Boyko, James" w:date="2025-06-16T09:03:00Z" w16du:dateUtc="2025-06-16T12:03:00Z"/>
          <w:rFonts w:ascii="Times New Roman" w:eastAsia="Times New Roman" w:hAnsi="Times New Roman" w:cs="Times New Roman"/>
        </w:rPr>
      </w:pPr>
      <w:r w:rsidRPr="00990AA7">
        <w:rPr>
          <w:rFonts w:ascii="Times New Roman" w:eastAsia="Times New Roman" w:hAnsi="Times New Roman" w:cs="Times New Roman"/>
        </w:rPr>
        <w:tab/>
        <w:t xml:space="preserve">The second component of the dredge algorithm involves a method to explore and assess alternative model structures </w:t>
      </w:r>
      <w:del w:id="81" w:author="Boyko, James" w:date="2025-06-15T07:21:00Z" w16du:dateUtc="2025-06-15T10:21:00Z">
        <w:r w:rsidRPr="00990AA7" w:rsidDel="00AF7C61">
          <w:rPr>
            <w:rFonts w:ascii="Times New Roman" w:eastAsia="Times New Roman" w:hAnsi="Times New Roman" w:cs="Times New Roman"/>
          </w:rPr>
          <w:delText xml:space="preserve">that utilize </w:delText>
        </w:r>
        <w:r w:rsidRPr="00990AA7" w:rsidDel="00426B78">
          <w:rPr>
            <w:rFonts w:ascii="Times New Roman" w:eastAsia="Times New Roman" w:hAnsi="Times New Roman" w:cs="Times New Roman"/>
          </w:rPr>
          <w:delText>parameter sharing</w:delText>
        </w:r>
        <w:r w:rsidRPr="00990AA7" w:rsidDel="00AF7C61">
          <w:rPr>
            <w:rFonts w:ascii="Times New Roman" w:eastAsia="Times New Roman" w:hAnsi="Times New Roman" w:cs="Times New Roman"/>
          </w:rPr>
          <w:delText xml:space="preserve"> </w:delText>
        </w:r>
      </w:del>
      <w:r w:rsidRPr="00990AA7">
        <w:rPr>
          <w:rFonts w:ascii="Times New Roman" w:eastAsia="Times New Roman" w:hAnsi="Times New Roman" w:cs="Times New Roman"/>
        </w:rPr>
        <w:t>(</w:t>
      </w:r>
      <w:r w:rsidR="002E04FF" w:rsidRPr="00990AA7">
        <w:rPr>
          <w:rFonts w:ascii="Times New Roman" w:eastAsia="Times New Roman" w:hAnsi="Times New Roman" w:cs="Times New Roman"/>
        </w:rPr>
        <w:t>Fig</w:t>
      </w:r>
      <w:r w:rsidR="00803384">
        <w:rPr>
          <w:rFonts w:ascii="Times New Roman" w:eastAsia="Times New Roman" w:hAnsi="Times New Roman" w:cs="Times New Roman"/>
        </w:rPr>
        <w:t>.</w:t>
      </w:r>
      <w:r w:rsidR="002E04FF"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xml:space="preserve">). </w:t>
      </w:r>
      <w:ins w:id="82" w:author="Boyko, James" w:date="2025-06-16T09:03:00Z" w16du:dateUtc="2025-06-16T12:03:00Z">
        <w:r w:rsidR="00706AF5" w:rsidRPr="00706AF5">
          <w:rPr>
            <w:rFonts w:ascii="Times New Roman" w:eastAsia="Times New Roman" w:hAnsi="Times New Roman" w:cs="Times New Roman"/>
          </w:rPr>
          <w:t xml:space="preserve">For this, </w:t>
        </w:r>
        <w:r w:rsidR="00706AF5">
          <w:rPr>
            <w:rFonts w:ascii="Times New Roman" w:eastAsia="Times New Roman" w:hAnsi="Times New Roman" w:cs="Times New Roman"/>
          </w:rPr>
          <w:t>I</w:t>
        </w:r>
        <w:r w:rsidR="00706AF5" w:rsidRPr="00706AF5">
          <w:rPr>
            <w:rFonts w:ascii="Times New Roman" w:eastAsia="Times New Roman" w:hAnsi="Times New Roman" w:cs="Times New Roman"/>
          </w:rPr>
          <w:t xml:space="preserve"> implemented a simulated annealing heuristic search algorithm. </w:t>
        </w:r>
        <w:r w:rsidR="00706AF5">
          <w:rPr>
            <w:rFonts w:ascii="Times New Roman" w:eastAsia="Times New Roman" w:hAnsi="Times New Roman" w:cs="Times New Roman"/>
          </w:rPr>
          <w:t>S</w:t>
        </w:r>
        <w:r w:rsidR="00706AF5" w:rsidRPr="00706AF5">
          <w:rPr>
            <w:rFonts w:ascii="Times New Roman" w:eastAsia="Times New Roman" w:hAnsi="Times New Roman" w:cs="Times New Roman"/>
          </w:rPr>
          <w:t>imulated annealing is a probabilistic optimization technique inspired by the process of annealing in metallurgy, where a material is heated and then slowly cooled. The algorithm aims to find a model that minimizes a given information criterion (e.g., AIC, BIC)</w:t>
        </w:r>
      </w:ins>
      <w:ins w:id="83" w:author="Boyko, James" w:date="2025-06-16T09:06:00Z" w16du:dateUtc="2025-06-16T12:06:00Z">
        <w:r w:rsidR="00706AF5">
          <w:rPr>
            <w:rFonts w:ascii="Times New Roman" w:eastAsia="Times New Roman" w:hAnsi="Times New Roman" w:cs="Times New Roman"/>
          </w:rPr>
          <w:t xml:space="preserve"> and given enough time is </w:t>
        </w:r>
      </w:ins>
      <w:ins w:id="84" w:author="Boyko, James" w:date="2025-06-16T09:07:00Z" w16du:dateUtc="2025-06-16T12:07:00Z">
        <w:r w:rsidR="00706AF5">
          <w:rPr>
            <w:rFonts w:ascii="Times New Roman" w:eastAsia="Times New Roman" w:hAnsi="Times New Roman" w:cs="Times New Roman"/>
          </w:rPr>
          <w:t>guaranteed to find the optimal solution for a discrete set (</w:t>
        </w:r>
        <w:r w:rsidR="00706AF5" w:rsidRPr="00706AF5">
          <w:rPr>
            <w:rFonts w:ascii="Times New Roman" w:eastAsia="Times New Roman" w:hAnsi="Times New Roman" w:cs="Times New Roman"/>
            <w:highlight w:val="yellow"/>
            <w:rPrChange w:id="85" w:author="Boyko, James" w:date="2025-06-16T09:07:00Z" w16du:dateUtc="2025-06-16T12:07:00Z">
              <w:rPr>
                <w:rFonts w:ascii="Times New Roman" w:eastAsia="Times New Roman" w:hAnsi="Times New Roman" w:cs="Times New Roman"/>
              </w:rPr>
            </w:rPrChange>
          </w:rPr>
          <w:t>refs</w:t>
        </w:r>
        <w:r w:rsidR="00706AF5">
          <w:rPr>
            <w:rFonts w:ascii="Times New Roman" w:eastAsia="Times New Roman" w:hAnsi="Times New Roman" w:cs="Times New Roman"/>
          </w:rPr>
          <w:t>)</w:t>
        </w:r>
      </w:ins>
      <w:ins w:id="86" w:author="Boyko, James" w:date="2025-06-16T09:03:00Z" w16du:dateUtc="2025-06-16T12:03:00Z">
        <w:r w:rsidR="00706AF5" w:rsidRPr="00706AF5">
          <w:rPr>
            <w:rFonts w:ascii="Times New Roman" w:eastAsia="Times New Roman" w:hAnsi="Times New Roman" w:cs="Times New Roman"/>
          </w:rPr>
          <w:t xml:space="preserve">. </w:t>
        </w:r>
      </w:ins>
      <w:ins w:id="87" w:author="Boyko, James" w:date="2025-06-16T09:34:00Z" w16du:dateUtc="2025-06-16T12:34:00Z">
        <w:r w:rsidR="00871C5C">
          <w:rPr>
            <w:rFonts w:ascii="Times New Roman" w:eastAsia="Times New Roman" w:hAnsi="Times New Roman" w:cs="Times New Roman"/>
          </w:rPr>
          <w:t xml:space="preserve">This </w:t>
        </w:r>
        <w:r w:rsidR="00871C5C" w:rsidRPr="00871C5C">
          <w:rPr>
            <w:rFonts w:ascii="Times New Roman" w:eastAsia="Times New Roman" w:hAnsi="Times New Roman" w:cs="Times New Roman"/>
          </w:rPr>
          <w:t xml:space="preserve">approach </w:t>
        </w:r>
        <w:r w:rsidR="00871C5C">
          <w:rPr>
            <w:rFonts w:ascii="Times New Roman" w:eastAsia="Times New Roman" w:hAnsi="Times New Roman" w:cs="Times New Roman"/>
          </w:rPr>
          <w:t xml:space="preserve">is similar </w:t>
        </w:r>
        <w:r w:rsidR="00871C5C" w:rsidRPr="00871C5C">
          <w:rPr>
            <w:rFonts w:ascii="Times New Roman" w:eastAsia="Times New Roman" w:hAnsi="Times New Roman" w:cs="Times New Roman"/>
          </w:rPr>
          <w:t xml:space="preserve">to Pagel and Meade (2006), who also use a Metropolis-Hastings sampling scheme to explore </w:t>
        </w:r>
        <w:r w:rsidR="00871C5C">
          <w:rPr>
            <w:rFonts w:ascii="Times New Roman" w:eastAsia="Times New Roman" w:hAnsi="Times New Roman" w:cs="Times New Roman"/>
          </w:rPr>
          <w:t xml:space="preserve">alternative </w:t>
        </w:r>
        <w:r w:rsidR="00871C5C" w:rsidRPr="00871C5C">
          <w:rPr>
            <w:rFonts w:ascii="Times New Roman" w:eastAsia="Times New Roman" w:hAnsi="Times New Roman" w:cs="Times New Roman"/>
          </w:rPr>
          <w:t>model</w:t>
        </w:r>
        <w:r w:rsidR="00871C5C">
          <w:rPr>
            <w:rFonts w:ascii="Times New Roman" w:eastAsia="Times New Roman" w:hAnsi="Times New Roman" w:cs="Times New Roman"/>
          </w:rPr>
          <w:t xml:space="preserve">s in </w:t>
        </w:r>
        <w:r w:rsidR="00871C5C" w:rsidRPr="00871C5C">
          <w:rPr>
            <w:rFonts w:ascii="Times New Roman" w:eastAsia="Times New Roman" w:hAnsi="Times New Roman" w:cs="Times New Roman"/>
          </w:rPr>
          <w:t xml:space="preserve">a Bayesian framework. While their method samples from the posterior distribution, </w:t>
        </w:r>
        <w:proofErr w:type="spellStart"/>
        <w:r w:rsidR="00871C5C" w:rsidRPr="00871C5C">
          <w:rPr>
            <w:rFonts w:ascii="Times New Roman" w:eastAsia="Times New Roman" w:hAnsi="Times New Roman" w:cs="Times New Roman"/>
          </w:rPr>
          <w:t>corHMMDredge</w:t>
        </w:r>
        <w:proofErr w:type="spellEnd"/>
        <w:r w:rsidR="00871C5C" w:rsidRPr="00871C5C">
          <w:rPr>
            <w:rFonts w:ascii="Times New Roman" w:eastAsia="Times New Roman" w:hAnsi="Times New Roman" w:cs="Times New Roman"/>
          </w:rPr>
          <w:t xml:space="preserve"> </w:t>
        </w:r>
      </w:ins>
      <w:ins w:id="88" w:author="Boyko, James" w:date="2025-06-16T09:35:00Z" w16du:dateUtc="2025-06-16T12:35:00Z">
        <w:r w:rsidR="00871C5C">
          <w:rPr>
            <w:rFonts w:ascii="Times New Roman" w:eastAsia="Times New Roman" w:hAnsi="Times New Roman" w:cs="Times New Roman"/>
          </w:rPr>
          <w:t xml:space="preserve">optimizes each proposed </w:t>
        </w:r>
      </w:ins>
      <w:ins w:id="89" w:author="Boyko, James" w:date="2025-06-16T09:36:00Z" w16du:dateUtc="2025-06-16T12:36:00Z">
        <w:r w:rsidR="00871C5C">
          <w:rPr>
            <w:rFonts w:ascii="Times New Roman" w:eastAsia="Times New Roman" w:hAnsi="Times New Roman" w:cs="Times New Roman"/>
          </w:rPr>
          <w:t>model structure</w:t>
        </w:r>
      </w:ins>
      <w:ins w:id="90" w:author="Boyko, James" w:date="2025-06-16T09:35:00Z" w16du:dateUtc="2025-06-16T12:35:00Z">
        <w:r w:rsidR="00871C5C">
          <w:rPr>
            <w:rFonts w:ascii="Times New Roman" w:eastAsia="Times New Roman" w:hAnsi="Times New Roman" w:cs="Times New Roman"/>
          </w:rPr>
          <w:t xml:space="preserve"> using</w:t>
        </w:r>
      </w:ins>
      <w:ins w:id="91" w:author="Boyko, James" w:date="2025-06-16T09:34:00Z" w16du:dateUtc="2025-06-16T12:34:00Z">
        <w:r w:rsidR="00871C5C" w:rsidRPr="00871C5C">
          <w:rPr>
            <w:rFonts w:ascii="Times New Roman" w:eastAsia="Times New Roman" w:hAnsi="Times New Roman" w:cs="Times New Roman"/>
          </w:rPr>
          <w:t xml:space="preserve"> a penalized likelihood. In both approaches, poor-fitting models can still be temporarily accepted to escape local optima</w:t>
        </w:r>
        <w:r w:rsidR="00871C5C">
          <w:rPr>
            <w:rFonts w:ascii="Times New Roman" w:eastAsia="Times New Roman" w:hAnsi="Times New Roman" w:cs="Times New Roman"/>
          </w:rPr>
          <w:t xml:space="preserve">. </w:t>
        </w:r>
      </w:ins>
      <w:ins w:id="92" w:author="Boyko, James" w:date="2025-06-16T09:03:00Z" w16du:dateUtc="2025-06-16T12:03:00Z">
        <w:r w:rsidR="00706AF5" w:rsidRPr="00706AF5">
          <w:rPr>
            <w:rFonts w:ascii="Times New Roman" w:eastAsia="Times New Roman" w:hAnsi="Times New Roman" w:cs="Times New Roman"/>
          </w:rPr>
          <w:t>The search is performed independently for each number of hidden rate categories, from the initial category up to max.rate.cat.</w:t>
        </w:r>
      </w:ins>
      <w:ins w:id="93" w:author="Boyko, James" w:date="2025-06-16T09:04:00Z" w16du:dateUtc="2025-06-16T12:04:00Z">
        <w:r w:rsidR="00706AF5">
          <w:rPr>
            <w:rFonts w:ascii="Times New Roman" w:eastAsia="Times New Roman" w:hAnsi="Times New Roman" w:cs="Times New Roman"/>
          </w:rPr>
          <w:t xml:space="preserve"> </w:t>
        </w:r>
      </w:ins>
      <w:ins w:id="94" w:author="Boyko, James" w:date="2025-06-16T09:11:00Z" w16du:dateUtc="2025-06-16T12:11:00Z">
        <w:r w:rsidR="00706AF5">
          <w:rPr>
            <w:rFonts w:ascii="Times New Roman" w:eastAsia="Times New Roman" w:hAnsi="Times New Roman" w:cs="Times New Roman"/>
          </w:rPr>
          <w:t xml:space="preserve">Models are evaluated </w:t>
        </w:r>
      </w:ins>
      <w:ins w:id="95" w:author="Boyko, James" w:date="2025-06-16T09:04:00Z" w16du:dateUtc="2025-06-16T12:04:00Z">
        <w:r w:rsidR="00706AF5" w:rsidRPr="00706AF5">
          <w:rPr>
            <w:rFonts w:ascii="Times New Roman" w:eastAsia="Times New Roman" w:hAnsi="Times New Roman" w:cs="Times New Roman"/>
          </w:rPr>
          <w:t xml:space="preserve">through an iterative process governed by a </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temperature</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 xml:space="preserve"> parameter, T, which starts high and is gradually lowered. </w:t>
        </w:r>
      </w:ins>
    </w:p>
    <w:p w14:paraId="232E206E" w14:textId="3581EB1A" w:rsidR="00706AF5" w:rsidRDefault="00916E5C" w:rsidP="00903BA4">
      <w:pPr>
        <w:pStyle w:val="BodyText"/>
        <w:spacing w:line="360" w:lineRule="auto"/>
        <w:rPr>
          <w:ins w:id="96" w:author="Boyko, James" w:date="2025-06-16T09:17:00Z" w16du:dateUtc="2025-06-16T12:17:00Z"/>
          <w:rFonts w:ascii="Times New Roman" w:eastAsia="Times New Roman" w:hAnsi="Times New Roman" w:cs="Times New Roman"/>
        </w:rPr>
      </w:pPr>
      <w:ins w:id="97" w:author="Boyko, James" w:date="2025-06-16T09:12:00Z" w16du:dateUtc="2025-06-16T12:12:00Z">
        <w:r>
          <w:rPr>
            <w:rFonts w:ascii="Times New Roman" w:eastAsia="Times New Roman" w:hAnsi="Times New Roman" w:cs="Times New Roman"/>
          </w:rPr>
          <w:tab/>
        </w:r>
        <w:r w:rsidRPr="00916E5C">
          <w:rPr>
            <w:rFonts w:ascii="Times New Roman" w:eastAsia="Times New Roman" w:hAnsi="Times New Roman" w:cs="Times New Roman"/>
          </w:rPr>
          <w:t xml:space="preserve">The search begins with an initial model structure </w:t>
        </w:r>
        <w:r>
          <w:rPr>
            <w:rFonts w:ascii="Times New Roman" w:eastAsia="Times New Roman" w:hAnsi="Times New Roman" w:cs="Times New Roman"/>
          </w:rPr>
          <w:t xml:space="preserve">(default is the model with the </w:t>
        </w:r>
      </w:ins>
      <w:ins w:id="98" w:author="Boyko, James" w:date="2025-06-16T09:13:00Z" w16du:dateUtc="2025-06-16T12:13:00Z">
        <w:r w:rsidR="00903BA4">
          <w:rPr>
            <w:rFonts w:ascii="Times New Roman" w:eastAsia="Times New Roman" w:hAnsi="Times New Roman" w:cs="Times New Roman"/>
          </w:rPr>
          <w:t>highest number of</w:t>
        </w:r>
      </w:ins>
      <w:ins w:id="99" w:author="Boyko, James" w:date="2025-06-16T09:12:00Z" w16du:dateUtc="2025-06-16T12:12:00Z">
        <w:r>
          <w:rPr>
            <w:rFonts w:ascii="Times New Roman" w:eastAsia="Times New Roman" w:hAnsi="Times New Roman" w:cs="Times New Roman"/>
          </w:rPr>
          <w:t xml:space="preserve"> free parameters) </w:t>
        </w:r>
        <w:r w:rsidRPr="00916E5C">
          <w:rPr>
            <w:rFonts w:ascii="Times New Roman" w:eastAsia="Times New Roman" w:hAnsi="Times New Roman" w:cs="Times New Roman"/>
          </w:rPr>
          <w:t xml:space="preserve">and its corresponding score. At each iteration, the algorithm proposes a move to a new, neighboring model structure by making a small perturbation to the current </w:t>
        </w:r>
      </w:ins>
      <w:ins w:id="100" w:author="Boyko, James" w:date="2025-06-16T09:13:00Z" w16du:dateUtc="2025-06-16T12:13:00Z">
        <w:r w:rsidR="00903BA4">
          <w:rPr>
            <w:rFonts w:ascii="Times New Roman" w:eastAsia="Times New Roman" w:hAnsi="Times New Roman" w:cs="Times New Roman"/>
          </w:rPr>
          <w:t>mapping matrix</w:t>
        </w:r>
      </w:ins>
      <w:ins w:id="101" w:author="Boyko, James" w:date="2025-06-16T09:12:00Z" w16du:dateUtc="2025-06-16T12:12:00Z">
        <w:r w:rsidRPr="00916E5C">
          <w:rPr>
            <w:rFonts w:ascii="Times New Roman" w:eastAsia="Times New Roman" w:hAnsi="Times New Roman" w:cs="Times New Roman"/>
          </w:rPr>
          <w:t xml:space="preserve">. The proposed model is then fit to the data, and its score is calculated. The decision to accept this new model is probabilistic and depends on the change in the information criterion score (ΔE = </w:t>
        </w:r>
        <w:proofErr w:type="spellStart"/>
        <w:r w:rsidRPr="00916E5C">
          <w:rPr>
            <w:rFonts w:ascii="Times New Roman" w:eastAsia="Times New Roman" w:hAnsi="Times New Roman" w:cs="Times New Roman"/>
          </w:rPr>
          <w:t>E_new</w:t>
        </w:r>
        <w:proofErr w:type="spellEnd"/>
        <w:r w:rsidRPr="00916E5C">
          <w:rPr>
            <w:rFonts w:ascii="Times New Roman" w:eastAsia="Times New Roman" w:hAnsi="Times New Roman" w:cs="Times New Roman"/>
          </w:rPr>
          <w:t xml:space="preserve"> - </w:t>
        </w:r>
        <w:proofErr w:type="spellStart"/>
        <w:r w:rsidRPr="00916E5C">
          <w:rPr>
            <w:rFonts w:ascii="Times New Roman" w:eastAsia="Times New Roman" w:hAnsi="Times New Roman" w:cs="Times New Roman"/>
          </w:rPr>
          <w:t>E_current</w:t>
        </w:r>
        <w:proofErr w:type="spellEnd"/>
        <w:r w:rsidRPr="00916E5C">
          <w:rPr>
            <w:rFonts w:ascii="Times New Roman" w:eastAsia="Times New Roman" w:hAnsi="Times New Roman" w:cs="Times New Roman"/>
          </w:rPr>
          <w:t>) and the current temperature, T.</w:t>
        </w:r>
      </w:ins>
      <w:ins w:id="102" w:author="Boyko, James" w:date="2025-06-16T09:13:00Z" w16du:dateUtc="2025-06-16T12:13:00Z">
        <w:r w:rsidR="00903BA4">
          <w:rPr>
            <w:rFonts w:ascii="Times New Roman" w:eastAsia="Times New Roman" w:hAnsi="Times New Roman" w:cs="Times New Roman"/>
          </w:rPr>
          <w:t xml:space="preserve"> As in Pagel and Me</w:t>
        </w:r>
      </w:ins>
      <w:ins w:id="103" w:author="Boyko, James" w:date="2025-06-16T09:14:00Z" w16du:dateUtc="2025-06-16T12:14:00Z">
        <w:r w:rsidR="00903BA4">
          <w:rPr>
            <w:rFonts w:ascii="Times New Roman" w:eastAsia="Times New Roman" w:hAnsi="Times New Roman" w:cs="Times New Roman"/>
          </w:rPr>
          <w:t>ade (2006), i</w:t>
        </w:r>
      </w:ins>
      <w:ins w:id="104" w:author="Boyko, James" w:date="2025-06-16T09:13:00Z" w16du:dateUtc="2025-06-16T12:13:00Z">
        <w:r w:rsidR="00903BA4" w:rsidRPr="00903BA4">
          <w:rPr>
            <w:rFonts w:ascii="Times New Roman" w:eastAsia="Times New Roman" w:hAnsi="Times New Roman" w:cs="Times New Roman"/>
          </w:rPr>
          <w:t>f ΔE ≤ 0, the proposed model is an improvement (or equally good), and it is always accepted as the new current model.</w:t>
        </w:r>
        <w:r w:rsidR="00903BA4">
          <w:rPr>
            <w:rFonts w:ascii="Times New Roman" w:eastAsia="Times New Roman" w:hAnsi="Times New Roman" w:cs="Times New Roman"/>
          </w:rPr>
          <w:t xml:space="preserve"> </w:t>
        </w:r>
        <w:r w:rsidR="00903BA4" w:rsidRPr="00903BA4">
          <w:rPr>
            <w:rFonts w:ascii="Times New Roman" w:eastAsia="Times New Roman" w:hAnsi="Times New Roman" w:cs="Times New Roman"/>
          </w:rPr>
          <w:t>If ΔE &gt; 0, the proposed model is worse than the current one</w:t>
        </w:r>
      </w:ins>
      <w:ins w:id="105" w:author="Boyko, James" w:date="2025-06-16T09:16:00Z" w16du:dateUtc="2025-06-16T12:16:00Z">
        <w:r w:rsidR="00973E30">
          <w:rPr>
            <w:rFonts w:ascii="Times New Roman" w:eastAsia="Times New Roman" w:hAnsi="Times New Roman" w:cs="Times New Roman"/>
          </w:rPr>
          <w:t>, but</w:t>
        </w:r>
      </w:ins>
      <w:ins w:id="106" w:author="Boyko, James" w:date="2025-06-16T09:13:00Z" w16du:dateUtc="2025-06-16T12:13:00Z">
        <w:r w:rsidR="00903BA4" w:rsidRPr="00903BA4">
          <w:rPr>
            <w:rFonts w:ascii="Times New Roman" w:eastAsia="Times New Roman" w:hAnsi="Times New Roman" w:cs="Times New Roman"/>
          </w:rPr>
          <w:t xml:space="preserve"> </w:t>
        </w:r>
      </w:ins>
      <w:ins w:id="107" w:author="Boyko, James" w:date="2025-06-16T09:16:00Z" w16du:dateUtc="2025-06-16T12:16:00Z">
        <w:r w:rsidR="00310E9C">
          <w:rPr>
            <w:rFonts w:ascii="Times New Roman" w:eastAsia="Times New Roman" w:hAnsi="Times New Roman" w:cs="Times New Roman"/>
          </w:rPr>
          <w:t xml:space="preserve">following the Metropolis algorithm (refs), </w:t>
        </w:r>
        <w:r w:rsidR="00973E30">
          <w:rPr>
            <w:rFonts w:ascii="Times New Roman" w:eastAsia="Times New Roman" w:hAnsi="Times New Roman" w:cs="Times New Roman"/>
          </w:rPr>
          <w:t>i</w:t>
        </w:r>
      </w:ins>
      <w:ins w:id="108" w:author="Boyko, James" w:date="2025-06-16T09:13:00Z" w16du:dateUtc="2025-06-16T12:13:00Z">
        <w:r w:rsidR="00903BA4" w:rsidRPr="00903BA4">
          <w:rPr>
            <w:rFonts w:ascii="Times New Roman" w:eastAsia="Times New Roman" w:hAnsi="Times New Roman" w:cs="Times New Roman"/>
          </w:rPr>
          <w:t xml:space="preserve">t may still be accepted with a probability P = </w:t>
        </w:r>
        <w:proofErr w:type="gramStart"/>
        <w:r w:rsidR="00903BA4" w:rsidRPr="00903BA4">
          <w:rPr>
            <w:rFonts w:ascii="Times New Roman" w:eastAsia="Times New Roman" w:hAnsi="Times New Roman" w:cs="Times New Roman"/>
          </w:rPr>
          <w:t>exp(</w:t>
        </w:r>
        <w:proofErr w:type="gramEnd"/>
        <w:r w:rsidR="00903BA4" w:rsidRPr="00903BA4">
          <w:rPr>
            <w:rFonts w:ascii="Times New Roman" w:eastAsia="Times New Roman" w:hAnsi="Times New Roman" w:cs="Times New Roman"/>
          </w:rPr>
          <w:t>-ΔE / T).</w:t>
        </w:r>
      </w:ins>
      <w:ins w:id="109" w:author="Boyko, James" w:date="2025-06-16T09:17:00Z" w16du:dateUtc="2025-06-16T12:17:00Z">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rPr>
          <w:t xml:space="preserve">When the temperature T is high, the acceptance </w:t>
        </w:r>
        <w:r w:rsidR="00F70408" w:rsidRPr="00F70408">
          <w:rPr>
            <w:rFonts w:ascii="Times New Roman" w:eastAsia="Times New Roman" w:hAnsi="Times New Roman" w:cs="Times New Roman"/>
          </w:rPr>
          <w:lastRenderedPageBreak/>
          <w:t xml:space="preserve">probability is also high, allowing the search to freely explore the entire model space and escape local minima. As the algorithm proceeds, T is gradually reduced according to an exponential cooling schedule (T_i+1 = </w:t>
        </w:r>
        <w:proofErr w:type="spellStart"/>
        <w:r w:rsidR="00F70408" w:rsidRPr="00F70408">
          <w:rPr>
            <w:rFonts w:ascii="Times New Roman" w:eastAsia="Times New Roman" w:hAnsi="Times New Roman" w:cs="Times New Roman"/>
          </w:rPr>
          <w:t>T_i</w:t>
        </w:r>
        <w:proofErr w:type="spellEnd"/>
        <w:r w:rsidR="00F70408" w:rsidRPr="00F70408">
          <w:rPr>
            <w:rFonts w:ascii="Times New Roman" w:eastAsia="Times New Roman" w:hAnsi="Times New Roman" w:cs="Times New Roman"/>
          </w:rPr>
          <w:t xml:space="preserve"> * α, where α is a </w:t>
        </w:r>
        <w:proofErr w:type="spellStart"/>
        <w:proofErr w:type="gramStart"/>
        <w:r w:rsidR="00F70408" w:rsidRPr="00F70408">
          <w:rPr>
            <w:rFonts w:ascii="Times New Roman" w:eastAsia="Times New Roman" w:hAnsi="Times New Roman" w:cs="Times New Roman"/>
          </w:rPr>
          <w:t>cooling.rate</w:t>
        </w:r>
        <w:proofErr w:type="spellEnd"/>
        <w:proofErr w:type="gramEnd"/>
        <w:r w:rsidR="00F70408" w:rsidRPr="00F70408">
          <w:rPr>
            <w:rFonts w:ascii="Times New Roman" w:eastAsia="Times New Roman" w:hAnsi="Times New Roman" w:cs="Times New Roman"/>
          </w:rPr>
          <w:t xml:space="preserve"> typically close to 1.0</w:t>
        </w:r>
      </w:ins>
      <w:ins w:id="110" w:author="Boyko, James" w:date="2025-06-16T09:25:00Z" w16du:dateUtc="2025-06-16T12:25:00Z">
        <w:r w:rsidR="003C58F0">
          <w:rPr>
            <w:rFonts w:ascii="Times New Roman" w:eastAsia="Times New Roman" w:hAnsi="Times New Roman" w:cs="Times New Roman"/>
          </w:rPr>
          <w:t xml:space="preserve"> </w:t>
        </w:r>
        <w:r w:rsidR="00872E41">
          <w:rPr>
            <w:rFonts w:ascii="Times New Roman" w:eastAsia="Times New Roman" w:hAnsi="Times New Roman" w:cs="Times New Roman"/>
          </w:rPr>
          <w:t>–</w:t>
        </w:r>
      </w:ins>
      <w:ins w:id="111" w:author="Boyko, James" w:date="2025-06-16T09:17:00Z" w16du:dateUtc="2025-06-16T12:17:00Z">
        <w:r w:rsidR="00F70408" w:rsidRPr="00F70408">
          <w:rPr>
            <w:rFonts w:ascii="Times New Roman" w:eastAsia="Times New Roman" w:hAnsi="Times New Roman" w:cs="Times New Roman"/>
          </w:rPr>
          <w:t xml:space="preserve"> </w:t>
        </w:r>
      </w:ins>
      <w:ins w:id="112" w:author="Boyko, James" w:date="2025-06-16T09:25:00Z" w16du:dateUtc="2025-06-16T12:25:00Z">
        <w:r w:rsidR="003C58F0">
          <w:rPr>
            <w:rFonts w:ascii="Times New Roman" w:eastAsia="Times New Roman" w:hAnsi="Times New Roman" w:cs="Times New Roman"/>
          </w:rPr>
          <w:t xml:space="preserve">default of </w:t>
        </w:r>
      </w:ins>
      <w:ins w:id="113" w:author="Boyko, James" w:date="2025-06-16T09:17:00Z" w16du:dateUtc="2025-06-16T12:17:00Z">
        <w:r w:rsidR="00F70408" w:rsidRPr="00F70408">
          <w:rPr>
            <w:rFonts w:ascii="Times New Roman" w:eastAsia="Times New Roman" w:hAnsi="Times New Roman" w:cs="Times New Roman"/>
          </w:rPr>
          <w:t xml:space="preserve">0.95). As </w:t>
        </w:r>
        <w:proofErr w:type="spellStart"/>
        <w:r w:rsidR="00F70408" w:rsidRPr="00F70408">
          <w:rPr>
            <w:rFonts w:ascii="Times New Roman" w:eastAsia="Times New Roman" w:hAnsi="Times New Roman" w:cs="Times New Roman"/>
          </w:rPr>
          <w:t>T</w:t>
        </w:r>
        <w:proofErr w:type="spellEnd"/>
        <w:r w:rsidR="00F70408" w:rsidRPr="00F70408">
          <w:rPr>
            <w:rFonts w:ascii="Times New Roman" w:eastAsia="Times New Roman" w:hAnsi="Times New Roman" w:cs="Times New Roman"/>
          </w:rPr>
          <w:t xml:space="preserve"> approaches zero, the probability of accepting a worse model diminishes, causing the algorithm to behave like a greedy hill-climbing search</w:t>
        </w:r>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highlight w:val="yellow"/>
            <w:rPrChange w:id="114" w:author="Boyko, James" w:date="2025-06-16T09:17:00Z" w16du:dateUtc="2025-06-16T12:17:00Z">
              <w:rPr>
                <w:rFonts w:ascii="Times New Roman" w:eastAsia="Times New Roman" w:hAnsi="Times New Roman" w:cs="Times New Roman"/>
              </w:rPr>
            </w:rPrChange>
          </w:rPr>
          <w:t>refs</w:t>
        </w:r>
        <w:r w:rsidR="00F70408">
          <w:rPr>
            <w:rFonts w:ascii="Times New Roman" w:eastAsia="Times New Roman" w:hAnsi="Times New Roman" w:cs="Times New Roman"/>
          </w:rPr>
          <w:t>)</w:t>
        </w:r>
        <w:r w:rsidR="00F70408" w:rsidRPr="00F70408">
          <w:rPr>
            <w:rFonts w:ascii="Times New Roman" w:eastAsia="Times New Roman" w:hAnsi="Times New Roman" w:cs="Times New Roman"/>
          </w:rPr>
          <w:t>.</w:t>
        </w:r>
      </w:ins>
    </w:p>
    <w:p w14:paraId="49C77828" w14:textId="48251A5D" w:rsidR="0025639C" w:rsidRDefault="00C7269F" w:rsidP="00C7269F">
      <w:pPr>
        <w:pStyle w:val="BodyText"/>
        <w:spacing w:line="360" w:lineRule="auto"/>
        <w:rPr>
          <w:ins w:id="115" w:author="Boyko, James" w:date="2025-06-16T09:38:00Z" w16du:dateUtc="2025-06-16T12:38:00Z"/>
          <w:rFonts w:ascii="Times New Roman" w:eastAsia="Times New Roman" w:hAnsi="Times New Roman" w:cs="Times New Roman"/>
        </w:rPr>
      </w:pPr>
      <w:ins w:id="116" w:author="Boyko, James" w:date="2025-06-16T09:17:00Z" w16du:dateUtc="2025-06-16T12:17:00Z">
        <w:r>
          <w:rPr>
            <w:rFonts w:ascii="Times New Roman" w:eastAsia="Times New Roman" w:hAnsi="Times New Roman" w:cs="Times New Roman"/>
          </w:rPr>
          <w:tab/>
        </w:r>
        <w:r w:rsidRPr="00C7269F">
          <w:rPr>
            <w:rFonts w:ascii="Times New Roman" w:eastAsia="Times New Roman" w:hAnsi="Times New Roman" w:cs="Times New Roman"/>
          </w:rPr>
          <w:t>To generate new candidate models, one of three stochastic move types is randomly selected at each iteration</w:t>
        </w:r>
      </w:ins>
      <w:ins w:id="117" w:author="Boyko, James" w:date="2025-06-16T09:19:00Z" w16du:dateUtc="2025-06-16T12:19:00Z">
        <w:r>
          <w:rPr>
            <w:rFonts w:ascii="Times New Roman" w:eastAsia="Times New Roman" w:hAnsi="Times New Roman" w:cs="Times New Roman"/>
          </w:rPr>
          <w:t>: drop, merge, or free</w:t>
        </w:r>
      </w:ins>
      <w:ins w:id="118" w:author="Boyko, James" w:date="2025-06-16T09:18:00Z" w16du:dateUtc="2025-06-16T12:18:00Z">
        <w:r>
          <w:rPr>
            <w:rFonts w:ascii="Times New Roman" w:eastAsia="Times New Roman" w:hAnsi="Times New Roman" w:cs="Times New Roman"/>
          </w:rPr>
          <w:t xml:space="preserve">. </w:t>
        </w:r>
      </w:ins>
      <w:ins w:id="119" w:author="Boyko, James" w:date="2025-06-16T09:19:00Z" w16du:dateUtc="2025-06-16T12:19:00Z">
        <w:r>
          <w:rPr>
            <w:rFonts w:ascii="Times New Roman" w:eastAsia="Times New Roman" w:hAnsi="Times New Roman" w:cs="Times New Roman"/>
          </w:rPr>
          <w:t>A</w:t>
        </w:r>
      </w:ins>
      <w:ins w:id="120" w:author="Boyko, James" w:date="2025-06-16T09:18:00Z" w16du:dateUtc="2025-06-16T12:18:00Z">
        <w:r>
          <w:rPr>
            <w:rFonts w:ascii="Times New Roman" w:eastAsia="Times New Roman" w:hAnsi="Times New Roman" w:cs="Times New Roman"/>
          </w:rPr>
          <w:t xml:space="preserve"> </w:t>
        </w:r>
      </w:ins>
      <w:ins w:id="121" w:author="Boyko, James" w:date="2025-06-16T09:20:00Z" w16du:dateUtc="2025-06-16T12:20:00Z">
        <w:r>
          <w:rPr>
            <w:rFonts w:ascii="Times New Roman" w:eastAsia="Times New Roman" w:hAnsi="Times New Roman" w:cs="Times New Roman"/>
          </w:rPr>
          <w:t>p</w:t>
        </w:r>
      </w:ins>
      <w:ins w:id="122" w:author="Boyko, James" w:date="2025-06-16T09:17:00Z" w16du:dateUtc="2025-06-16T12:17:00Z">
        <w:r w:rsidRPr="00C7269F">
          <w:rPr>
            <w:rFonts w:ascii="Times New Roman" w:eastAsia="Times New Roman" w:hAnsi="Times New Roman" w:cs="Times New Roman"/>
          </w:rPr>
          <w:t xml:space="preserve">arameter </w:t>
        </w:r>
      </w:ins>
      <w:ins w:id="123" w:author="Boyko, James" w:date="2025-06-16T09:20:00Z" w16du:dateUtc="2025-06-16T12:20:00Z">
        <w:r>
          <w:rPr>
            <w:rFonts w:ascii="Times New Roman" w:eastAsia="Times New Roman" w:hAnsi="Times New Roman" w:cs="Times New Roman"/>
          </w:rPr>
          <w:t>d</w:t>
        </w:r>
      </w:ins>
      <w:ins w:id="124" w:author="Boyko, James" w:date="2025-06-16T09:17:00Z" w16du:dateUtc="2025-06-16T12:17:00Z">
        <w:r w:rsidRPr="00C7269F">
          <w:rPr>
            <w:rFonts w:ascii="Times New Roman" w:eastAsia="Times New Roman" w:hAnsi="Times New Roman" w:cs="Times New Roman"/>
          </w:rPr>
          <w:t xml:space="preserve">rop simplifies the model. The algorithm identifies all estimated rate parameters and stochastically selects one to remove, with the probability of selection being inversely proportional to the parameter's estimated rate (i.e., smaller rates are more likely to be dropped). </w:t>
        </w:r>
      </w:ins>
      <w:ins w:id="125" w:author="Boyko, James" w:date="2025-06-16T09:20:00Z" w16du:dateUtc="2025-06-16T12:20:00Z">
        <w:r>
          <w:rPr>
            <w:rFonts w:ascii="Times New Roman" w:eastAsia="Times New Roman" w:hAnsi="Times New Roman" w:cs="Times New Roman"/>
          </w:rPr>
          <w:t xml:space="preserve"> Second, a p</w:t>
        </w:r>
      </w:ins>
      <w:ins w:id="126" w:author="Boyko, James" w:date="2025-06-16T09:17:00Z" w16du:dateUtc="2025-06-16T12:17:00Z">
        <w:r w:rsidRPr="00C7269F">
          <w:rPr>
            <w:rFonts w:ascii="Times New Roman" w:eastAsia="Times New Roman" w:hAnsi="Times New Roman" w:cs="Times New Roman"/>
          </w:rPr>
          <w:t xml:space="preserve">arameter </w:t>
        </w:r>
      </w:ins>
      <w:ins w:id="127" w:author="Boyko, James" w:date="2025-06-16T09:20:00Z" w16du:dateUtc="2025-06-16T12:20:00Z">
        <w:r>
          <w:rPr>
            <w:rFonts w:ascii="Times New Roman" w:eastAsia="Times New Roman" w:hAnsi="Times New Roman" w:cs="Times New Roman"/>
          </w:rPr>
          <w:t>m</w:t>
        </w:r>
      </w:ins>
      <w:ins w:id="128" w:author="Boyko, James" w:date="2025-06-16T09:17:00Z" w16du:dateUtc="2025-06-16T12:17:00Z">
        <w:r w:rsidRPr="00C7269F">
          <w:rPr>
            <w:rFonts w:ascii="Times New Roman" w:eastAsia="Times New Roman" w:hAnsi="Times New Roman" w:cs="Times New Roman"/>
          </w:rPr>
          <w:t xml:space="preserve">erge also simplifies the model by introducing a constraint. The algorithm identifies pairs of parameters with similar estimated rates. A pair is </w:t>
        </w:r>
      </w:ins>
      <w:ins w:id="129" w:author="Boyko, James" w:date="2025-06-16T09:26:00Z" w16du:dateUtc="2025-06-16T12:26:00Z">
        <w:r w:rsidR="009A0641">
          <w:rPr>
            <w:rFonts w:ascii="Times New Roman" w:eastAsia="Times New Roman" w:hAnsi="Times New Roman" w:cs="Times New Roman"/>
          </w:rPr>
          <w:t>randomly</w:t>
        </w:r>
      </w:ins>
      <w:ins w:id="130" w:author="Boyko, James" w:date="2025-06-16T09:17:00Z" w16du:dateUtc="2025-06-16T12:17:00Z">
        <w:r w:rsidRPr="00C7269F">
          <w:rPr>
            <w:rFonts w:ascii="Times New Roman" w:eastAsia="Times New Roman" w:hAnsi="Times New Roman" w:cs="Times New Roman"/>
          </w:rPr>
          <w:t xml:space="preserve"> selected, with the probability of selection being inversely proportional to the absolute difference between their rates (i.e., more similar rates are more likely to be merged). The parameters are then constrained to be equal</w:t>
        </w:r>
      </w:ins>
      <w:ins w:id="131" w:author="Boyko, James" w:date="2025-06-16T09:20:00Z" w16du:dateUtc="2025-06-16T12:20:00Z">
        <w:r>
          <w:rPr>
            <w:rFonts w:ascii="Times New Roman" w:eastAsia="Times New Roman" w:hAnsi="Times New Roman" w:cs="Times New Roman"/>
          </w:rPr>
          <w:t xml:space="preserve">. </w:t>
        </w:r>
      </w:ins>
      <w:ins w:id="132" w:author="Boyko, James" w:date="2025-06-16T09:17:00Z" w16du:dateUtc="2025-06-16T12:17:00Z">
        <w:r w:rsidRPr="00C7269F">
          <w:rPr>
            <w:rFonts w:ascii="Times New Roman" w:eastAsia="Times New Roman" w:hAnsi="Times New Roman" w:cs="Times New Roman"/>
          </w:rPr>
          <w:t>For hidden Markov models with multiple rate categories, this merging is restricted to occur only among parameters within the same underlying rate class.</w:t>
        </w:r>
      </w:ins>
      <w:ins w:id="133" w:author="Boyko, James" w:date="2025-06-16T09:20:00Z" w16du:dateUtc="2025-06-16T12:20:00Z">
        <w:r>
          <w:rPr>
            <w:rFonts w:ascii="Times New Roman" w:eastAsia="Times New Roman" w:hAnsi="Times New Roman" w:cs="Times New Roman"/>
          </w:rPr>
          <w:t xml:space="preserve"> Finally, a </w:t>
        </w:r>
      </w:ins>
      <w:ins w:id="134" w:author="Boyko, James" w:date="2025-06-16T09:21:00Z" w16du:dateUtc="2025-06-16T12:21:00Z">
        <w:r>
          <w:rPr>
            <w:rFonts w:ascii="Times New Roman" w:eastAsia="Times New Roman" w:hAnsi="Times New Roman" w:cs="Times New Roman"/>
          </w:rPr>
          <w:t>p</w:t>
        </w:r>
      </w:ins>
      <w:ins w:id="135" w:author="Boyko, James" w:date="2025-06-16T09:17:00Z" w16du:dateUtc="2025-06-16T12:17:00Z">
        <w:r w:rsidRPr="00C7269F">
          <w:rPr>
            <w:rFonts w:ascii="Times New Roman" w:eastAsia="Times New Roman" w:hAnsi="Times New Roman" w:cs="Times New Roman"/>
          </w:rPr>
          <w:t xml:space="preserve">arameter </w:t>
        </w:r>
      </w:ins>
      <w:ins w:id="136" w:author="Boyko, James" w:date="2025-06-16T09:21:00Z" w16du:dateUtc="2025-06-16T12:21:00Z">
        <w:r>
          <w:rPr>
            <w:rFonts w:ascii="Times New Roman" w:eastAsia="Times New Roman" w:hAnsi="Times New Roman" w:cs="Times New Roman"/>
          </w:rPr>
          <w:t>f</w:t>
        </w:r>
      </w:ins>
      <w:ins w:id="137" w:author="Boyko, James" w:date="2025-06-16T09:17:00Z" w16du:dateUtc="2025-06-16T12:17:00Z">
        <w:r w:rsidRPr="00C7269F">
          <w:rPr>
            <w:rFonts w:ascii="Times New Roman" w:eastAsia="Times New Roman" w:hAnsi="Times New Roman" w:cs="Times New Roman"/>
          </w:rPr>
          <w:t xml:space="preserve">ree move increases model complexity. It identifies transitions that are currently constrained (i.e., previously dropped or merged) and randomly selects one to </w:t>
        </w:r>
      </w:ins>
      <w:ins w:id="138" w:author="Boyko, James" w:date="2025-06-16T09:21:00Z" w16du:dateUtc="2025-06-16T12:21:00Z">
        <w:r>
          <w:rPr>
            <w:rFonts w:ascii="Times New Roman" w:eastAsia="Times New Roman" w:hAnsi="Times New Roman" w:cs="Times New Roman"/>
          </w:rPr>
          <w:t>“</w:t>
        </w:r>
      </w:ins>
      <w:ins w:id="139" w:author="Boyko, James" w:date="2025-06-16T09:17:00Z" w16du:dateUtc="2025-06-16T12:17:00Z">
        <w:r w:rsidRPr="00C7269F">
          <w:rPr>
            <w:rFonts w:ascii="Times New Roman" w:eastAsia="Times New Roman" w:hAnsi="Times New Roman" w:cs="Times New Roman"/>
          </w:rPr>
          <w:t>free</w:t>
        </w:r>
      </w:ins>
      <w:ins w:id="140" w:author="Boyko, James" w:date="2025-06-16T09:21:00Z" w16du:dateUtc="2025-06-16T12:21:00Z">
        <w:r>
          <w:rPr>
            <w:rFonts w:ascii="Times New Roman" w:eastAsia="Times New Roman" w:hAnsi="Times New Roman" w:cs="Times New Roman"/>
          </w:rPr>
          <w:t>”</w:t>
        </w:r>
      </w:ins>
      <w:ins w:id="141" w:author="Boyko, James" w:date="2025-06-16T09:17:00Z" w16du:dateUtc="2025-06-16T12:17:00Z">
        <w:r w:rsidRPr="00C7269F">
          <w:rPr>
            <w:rFonts w:ascii="Times New Roman" w:eastAsia="Times New Roman" w:hAnsi="Times New Roman" w:cs="Times New Roman"/>
          </w:rPr>
          <w:t xml:space="preserve"> by assigning it a new, unique parameter index.</w:t>
        </w:r>
      </w:ins>
      <w:ins w:id="142" w:author="Boyko, James" w:date="2025-06-16T09:21:00Z" w16du:dateUtc="2025-06-16T12:21:00Z">
        <w:r>
          <w:rPr>
            <w:rFonts w:ascii="Times New Roman" w:eastAsia="Times New Roman" w:hAnsi="Times New Roman" w:cs="Times New Roman"/>
          </w:rPr>
          <w:t xml:space="preserve"> </w:t>
        </w:r>
      </w:ins>
      <w:ins w:id="143" w:author="Boyko, James" w:date="2025-06-16T09:39:00Z" w16du:dateUtc="2025-06-16T12:39:00Z">
        <w:r w:rsidR="0025639C">
          <w:rPr>
            <w:rFonts w:ascii="Times New Roman" w:eastAsia="Times New Roman" w:hAnsi="Times New Roman" w:cs="Times New Roman"/>
          </w:rPr>
          <w:t>Note that t</w:t>
        </w:r>
        <w:r w:rsidR="0025639C" w:rsidRPr="0025639C">
          <w:rPr>
            <w:rFonts w:ascii="Times New Roman" w:eastAsia="Times New Roman" w:hAnsi="Times New Roman" w:cs="Times New Roman"/>
          </w:rPr>
          <w:t>hese three move types (drop, merge, free) are conceptually similar to the proposals used in reversible-jump MCMC algorithms</w:t>
        </w:r>
        <w:r w:rsidR="0025639C">
          <w:rPr>
            <w:rFonts w:ascii="Times New Roman" w:eastAsia="Times New Roman" w:hAnsi="Times New Roman" w:cs="Times New Roman"/>
          </w:rPr>
          <w:t xml:space="preserve"> (</w:t>
        </w:r>
        <w:r w:rsidR="0025639C" w:rsidRPr="0025639C">
          <w:rPr>
            <w:rFonts w:ascii="Times New Roman" w:eastAsia="Times New Roman" w:hAnsi="Times New Roman" w:cs="Times New Roman"/>
          </w:rPr>
          <w:t>Pagel and Meade 2006). Like Pagel and Meade</w:t>
        </w:r>
        <w:r w:rsidR="0025639C">
          <w:rPr>
            <w:rFonts w:ascii="Times New Roman" w:eastAsia="Times New Roman" w:hAnsi="Times New Roman" w:cs="Times New Roman"/>
          </w:rPr>
          <w:t xml:space="preserve"> (</w:t>
        </w:r>
      </w:ins>
      <w:ins w:id="144" w:author="Boyko, James" w:date="2025-06-16T09:40:00Z" w16du:dateUtc="2025-06-16T12:40:00Z">
        <w:r w:rsidR="0025639C">
          <w:rPr>
            <w:rFonts w:ascii="Times New Roman" w:eastAsia="Times New Roman" w:hAnsi="Times New Roman" w:cs="Times New Roman"/>
          </w:rPr>
          <w:t>2006)</w:t>
        </w:r>
      </w:ins>
      <w:ins w:id="145" w:author="Boyko, James" w:date="2025-06-16T09:39:00Z" w16du:dateUtc="2025-06-16T12:39:00Z">
        <w:r w:rsidR="0025639C" w:rsidRPr="0025639C">
          <w:rPr>
            <w:rFonts w:ascii="Times New Roman" w:eastAsia="Times New Roman" w:hAnsi="Times New Roman" w:cs="Times New Roman"/>
          </w:rPr>
          <w:t xml:space="preserve">, </w:t>
        </w:r>
        <w:proofErr w:type="spellStart"/>
        <w:r w:rsidR="0025639C" w:rsidRPr="0025639C">
          <w:rPr>
            <w:rFonts w:ascii="Times New Roman" w:eastAsia="Times New Roman" w:hAnsi="Times New Roman" w:cs="Times New Roman"/>
          </w:rPr>
          <w:t>corHMMDredge</w:t>
        </w:r>
        <w:proofErr w:type="spellEnd"/>
        <w:r w:rsidR="0025639C" w:rsidRPr="0025639C">
          <w:rPr>
            <w:rFonts w:ascii="Times New Roman" w:eastAsia="Times New Roman" w:hAnsi="Times New Roman" w:cs="Times New Roman"/>
          </w:rPr>
          <w:t xml:space="preserve"> </w:t>
        </w:r>
      </w:ins>
      <w:ins w:id="146" w:author="Boyko, James" w:date="2025-06-16T09:40:00Z" w16du:dateUtc="2025-06-16T12:40:00Z">
        <w:r w:rsidR="0025639C" w:rsidRPr="0025639C">
          <w:rPr>
            <w:rFonts w:ascii="Times New Roman" w:eastAsia="Times New Roman" w:hAnsi="Times New Roman" w:cs="Times New Roman"/>
          </w:rPr>
          <w:t xml:space="preserve">proposes model simplifications or expansions through </w:t>
        </w:r>
      </w:ins>
      <w:ins w:id="147" w:author="Boyko, James" w:date="2025-06-16T09:39:00Z" w16du:dateUtc="2025-06-16T12:39:00Z">
        <w:r w:rsidR="0025639C" w:rsidRPr="0025639C">
          <w:rPr>
            <w:rFonts w:ascii="Times New Roman" w:eastAsia="Times New Roman" w:hAnsi="Times New Roman" w:cs="Times New Roman"/>
          </w:rPr>
          <w:t xml:space="preserve">stochastic rules. However, unlike </w:t>
        </w:r>
      </w:ins>
      <w:ins w:id="148" w:author="Boyko, James" w:date="2025-06-16T09:41:00Z" w16du:dateUtc="2025-06-16T12:41:00Z">
        <w:r w:rsidR="0025639C">
          <w:rPr>
            <w:rFonts w:ascii="Times New Roman" w:eastAsia="Times New Roman" w:hAnsi="Times New Roman" w:cs="Times New Roman"/>
          </w:rPr>
          <w:t xml:space="preserve">an </w:t>
        </w:r>
      </w:ins>
      <w:ins w:id="149" w:author="Boyko, James" w:date="2025-06-16T09:39:00Z" w16du:dateUtc="2025-06-16T12:39:00Z">
        <w:r w:rsidR="0025639C" w:rsidRPr="0025639C">
          <w:rPr>
            <w:rFonts w:ascii="Times New Roman" w:eastAsia="Times New Roman" w:hAnsi="Times New Roman" w:cs="Times New Roman"/>
          </w:rPr>
          <w:t xml:space="preserve">RJ-MCMC, </w:t>
        </w:r>
      </w:ins>
      <w:proofErr w:type="spellStart"/>
      <w:ins w:id="150" w:author="Boyko, James" w:date="2025-06-16T09:41:00Z" w16du:dateUtc="2025-06-16T12:41:00Z">
        <w:r w:rsidR="0025639C">
          <w:rPr>
            <w:rFonts w:ascii="Times New Roman" w:eastAsia="Times New Roman" w:hAnsi="Times New Roman" w:cs="Times New Roman"/>
          </w:rPr>
          <w:t>corHMMdredge</w:t>
        </w:r>
        <w:proofErr w:type="spellEnd"/>
        <w:r w:rsidR="0025639C">
          <w:rPr>
            <w:rFonts w:ascii="Times New Roman" w:eastAsia="Times New Roman" w:hAnsi="Times New Roman" w:cs="Times New Roman"/>
          </w:rPr>
          <w:t xml:space="preserve"> does not rely </w:t>
        </w:r>
      </w:ins>
      <w:ins w:id="151" w:author="Boyko, James" w:date="2025-06-16T09:39:00Z" w16du:dateUtc="2025-06-16T12:39:00Z">
        <w:r w:rsidR="0025639C" w:rsidRPr="0025639C">
          <w:rPr>
            <w:rFonts w:ascii="Times New Roman" w:eastAsia="Times New Roman" w:hAnsi="Times New Roman" w:cs="Times New Roman"/>
          </w:rPr>
          <w:t xml:space="preserve">on priors and marginal likelihoods to navigate model space, </w:t>
        </w:r>
      </w:ins>
      <w:ins w:id="152" w:author="Boyko, James" w:date="2025-06-16T09:41:00Z" w16du:dateUtc="2025-06-16T12:41:00Z">
        <w:r w:rsidR="0025639C">
          <w:rPr>
            <w:rFonts w:ascii="Times New Roman" w:eastAsia="Times New Roman" w:hAnsi="Times New Roman" w:cs="Times New Roman"/>
          </w:rPr>
          <w:t xml:space="preserve">instead the dredge framework utilizes </w:t>
        </w:r>
      </w:ins>
      <w:ins w:id="153" w:author="Boyko, James" w:date="2025-06-16T09:39:00Z" w16du:dateUtc="2025-06-16T12:39:00Z">
        <w:r w:rsidR="0025639C" w:rsidRPr="0025639C">
          <w:rPr>
            <w:rFonts w:ascii="Times New Roman" w:eastAsia="Times New Roman" w:hAnsi="Times New Roman" w:cs="Times New Roman"/>
          </w:rPr>
          <w:t>heuristic</w:t>
        </w:r>
      </w:ins>
      <w:ins w:id="154" w:author="Boyko, James" w:date="2025-06-16T09:41:00Z" w16du:dateUtc="2025-06-16T12:41:00Z">
        <w:r w:rsidR="0025639C">
          <w:rPr>
            <w:rFonts w:ascii="Times New Roman" w:eastAsia="Times New Roman" w:hAnsi="Times New Roman" w:cs="Times New Roman"/>
          </w:rPr>
          <w:t>s</w:t>
        </w:r>
      </w:ins>
      <w:ins w:id="155" w:author="Boyko, James" w:date="2025-06-16T09:39:00Z" w16du:dateUtc="2025-06-16T12:39:00Z">
        <w:r w:rsidR="0025639C" w:rsidRPr="0025639C">
          <w:rPr>
            <w:rFonts w:ascii="Times New Roman" w:eastAsia="Times New Roman" w:hAnsi="Times New Roman" w:cs="Times New Roman"/>
          </w:rPr>
          <w:t xml:space="preserve"> based on rate magnitudes </w:t>
        </w:r>
      </w:ins>
      <w:ins w:id="156" w:author="Boyko, James" w:date="2025-06-16T09:41:00Z" w16du:dateUtc="2025-06-16T12:41:00Z">
        <w:r w:rsidR="0025639C">
          <w:rPr>
            <w:rFonts w:ascii="Times New Roman" w:eastAsia="Times New Roman" w:hAnsi="Times New Roman" w:cs="Times New Roman"/>
          </w:rPr>
          <w:t xml:space="preserve">to propose moves </w:t>
        </w:r>
      </w:ins>
      <w:ins w:id="157" w:author="Boyko, James" w:date="2025-06-16T09:39:00Z" w16du:dateUtc="2025-06-16T12:39:00Z">
        <w:r w:rsidR="0025639C" w:rsidRPr="0025639C">
          <w:rPr>
            <w:rFonts w:ascii="Times New Roman" w:eastAsia="Times New Roman" w:hAnsi="Times New Roman" w:cs="Times New Roman"/>
          </w:rPr>
          <w:t xml:space="preserve">and evaluates model quality using information criteria. This </w:t>
        </w:r>
      </w:ins>
      <w:ins w:id="158" w:author="Boyko, James" w:date="2025-06-16T09:42:00Z" w16du:dateUtc="2025-06-16T12:42:00Z">
        <w:r w:rsidR="0025639C">
          <w:rPr>
            <w:rFonts w:ascii="Times New Roman" w:eastAsia="Times New Roman" w:hAnsi="Times New Roman" w:cs="Times New Roman"/>
          </w:rPr>
          <w:t xml:space="preserve">should </w:t>
        </w:r>
      </w:ins>
      <w:ins w:id="159" w:author="Boyko, James" w:date="2025-06-16T09:39:00Z" w16du:dateUtc="2025-06-16T12:39:00Z">
        <w:r w:rsidR="0025639C" w:rsidRPr="0025639C">
          <w:rPr>
            <w:rFonts w:ascii="Times New Roman" w:eastAsia="Times New Roman" w:hAnsi="Times New Roman" w:cs="Times New Roman"/>
          </w:rPr>
          <w:t>make the method more scalable to high-dimensional model spaces</w:t>
        </w:r>
      </w:ins>
      <w:ins w:id="160" w:author="Boyko, James" w:date="2025-06-16T09:42:00Z" w16du:dateUtc="2025-06-16T12:42:00Z">
        <w:r w:rsidR="0025639C">
          <w:rPr>
            <w:rFonts w:ascii="Times New Roman" w:eastAsia="Times New Roman" w:hAnsi="Times New Roman" w:cs="Times New Roman"/>
          </w:rPr>
          <w:t>.</w:t>
        </w:r>
      </w:ins>
    </w:p>
    <w:p w14:paraId="340A068E" w14:textId="1A7919E0" w:rsidR="00C7269F" w:rsidRDefault="007571A2" w:rsidP="0025639C">
      <w:pPr>
        <w:pStyle w:val="BodyText"/>
        <w:spacing w:line="360" w:lineRule="auto"/>
        <w:ind w:firstLine="709"/>
        <w:rPr>
          <w:ins w:id="161" w:author="Boyko, James" w:date="2025-06-16T17:14:00Z" w16du:dateUtc="2025-06-16T20:14:00Z"/>
          <w:rFonts w:ascii="Times New Roman" w:eastAsia="Times New Roman" w:hAnsi="Times New Roman" w:cs="Times New Roman"/>
        </w:rPr>
      </w:pPr>
      <w:ins w:id="162" w:author="Boyko, James" w:date="2025-06-16T09:42:00Z" w16du:dateUtc="2025-06-16T12:42:00Z">
        <w:r>
          <w:rPr>
            <w:rFonts w:ascii="Times New Roman" w:eastAsia="Times New Roman" w:hAnsi="Times New Roman" w:cs="Times New Roman"/>
          </w:rPr>
          <w:t>Finally, t</w:t>
        </w:r>
      </w:ins>
      <w:ins w:id="163" w:author="Boyko, James" w:date="2025-06-16T09:17:00Z" w16du:dateUtc="2025-06-16T12:17:00Z">
        <w:r w:rsidR="00C7269F" w:rsidRPr="00C7269F">
          <w:rPr>
            <w:rFonts w:ascii="Times New Roman" w:eastAsia="Times New Roman" w:hAnsi="Times New Roman" w:cs="Times New Roman"/>
          </w:rPr>
          <w:t xml:space="preserve">o prevent </w:t>
        </w:r>
      </w:ins>
      <w:ins w:id="164" w:author="Boyko, James" w:date="2025-06-16T09:21:00Z" w16du:dateUtc="2025-06-16T12:21:00Z">
        <w:r w:rsidR="00C7269F">
          <w:rPr>
            <w:rFonts w:ascii="Times New Roman" w:eastAsia="Times New Roman" w:hAnsi="Times New Roman" w:cs="Times New Roman"/>
          </w:rPr>
          <w:t xml:space="preserve">the search </w:t>
        </w:r>
      </w:ins>
      <w:ins w:id="165" w:author="Boyko, James" w:date="2025-06-16T09:17:00Z" w16du:dateUtc="2025-06-16T12:17:00Z">
        <w:r w:rsidR="00C7269F" w:rsidRPr="00C7269F">
          <w:rPr>
            <w:rFonts w:ascii="Times New Roman" w:eastAsia="Times New Roman" w:hAnsi="Times New Roman" w:cs="Times New Roman"/>
          </w:rPr>
          <w:t>from becoming permanently trapped in a local minimum, a restart mechanism</w:t>
        </w:r>
      </w:ins>
      <w:ins w:id="166" w:author="Boyko, James" w:date="2025-06-16T09:21:00Z" w16du:dateUtc="2025-06-16T12:21:00Z">
        <w:r w:rsidR="00C7269F">
          <w:rPr>
            <w:rFonts w:ascii="Times New Roman" w:eastAsia="Times New Roman" w:hAnsi="Times New Roman" w:cs="Times New Roman"/>
          </w:rPr>
          <w:t xml:space="preserve"> is included</w:t>
        </w:r>
      </w:ins>
      <w:ins w:id="167" w:author="Boyko, James" w:date="2025-06-16T09:17:00Z" w16du:dateUtc="2025-06-16T12:17:00Z">
        <w:r w:rsidR="00C7269F" w:rsidRPr="00C7269F">
          <w:rPr>
            <w:rFonts w:ascii="Times New Roman" w:eastAsia="Times New Roman" w:hAnsi="Times New Roman" w:cs="Times New Roman"/>
          </w:rPr>
          <w:t>. If the search fails to find a new best-fitting model</w:t>
        </w:r>
      </w:ins>
      <w:ins w:id="168" w:author="Boyko, James" w:date="2025-06-16T09:26:00Z" w16du:dateUtc="2025-06-16T12:26:00Z">
        <w:r w:rsidR="00535AFF">
          <w:rPr>
            <w:rFonts w:ascii="Times New Roman" w:eastAsia="Times New Roman" w:hAnsi="Times New Roman" w:cs="Times New Roman"/>
          </w:rPr>
          <w:t xml:space="preserve"> or has not accepted a new model</w:t>
        </w:r>
      </w:ins>
      <w:ins w:id="169" w:author="Boyko, James" w:date="2025-06-16T09:17:00Z" w16du:dateUtc="2025-06-16T12:17:00Z">
        <w:r w:rsidR="00C7269F" w:rsidRPr="00C7269F">
          <w:rPr>
            <w:rFonts w:ascii="Times New Roman" w:eastAsia="Times New Roman" w:hAnsi="Times New Roman" w:cs="Times New Roman"/>
          </w:rPr>
          <w:t xml:space="preserve"> for a predefined number of iterations</w:t>
        </w:r>
      </w:ins>
      <w:ins w:id="170" w:author="Boyko, James" w:date="2025-06-16T09:26:00Z" w16du:dateUtc="2025-06-16T12:26:00Z">
        <w:r w:rsidR="00535AFF">
          <w:rPr>
            <w:rFonts w:ascii="Times New Roman" w:eastAsia="Times New Roman" w:hAnsi="Times New Roman" w:cs="Times New Roman"/>
          </w:rPr>
          <w:t xml:space="preserve"> </w:t>
        </w:r>
      </w:ins>
      <w:ins w:id="171" w:author="Boyko, James" w:date="2025-06-16T09:27:00Z" w16du:dateUtc="2025-06-16T12:27:00Z">
        <w:r w:rsidR="00535AFF">
          <w:rPr>
            <w:rFonts w:ascii="Times New Roman" w:eastAsia="Times New Roman" w:hAnsi="Times New Roman" w:cs="Times New Roman"/>
          </w:rPr>
          <w:t>(default of 20 attempts)</w:t>
        </w:r>
      </w:ins>
      <w:ins w:id="172" w:author="Boyko, James" w:date="2025-06-16T09:17:00Z" w16du:dateUtc="2025-06-16T12:17:00Z">
        <w:r w:rsidR="00C7269F" w:rsidRPr="00C7269F">
          <w:rPr>
            <w:rFonts w:ascii="Times New Roman" w:eastAsia="Times New Roman" w:hAnsi="Times New Roman" w:cs="Times New Roman"/>
          </w:rPr>
          <w:t xml:space="preserve">, the algorithm reverts to a randomly selected, previously accepted (but not necessarily optimal) model from its search history. </w:t>
        </w:r>
      </w:ins>
      <w:ins w:id="173" w:author="Boyko, James" w:date="2025-06-16T09:38:00Z" w16du:dateUtc="2025-06-16T12:38:00Z">
        <w:r w:rsidR="0025639C">
          <w:rPr>
            <w:rFonts w:ascii="Times New Roman" w:eastAsia="Times New Roman" w:hAnsi="Times New Roman" w:cs="Times New Roman"/>
          </w:rPr>
          <w:t xml:space="preserve"> </w:t>
        </w:r>
      </w:ins>
      <w:ins w:id="174" w:author="Boyko, James" w:date="2025-06-16T09:17:00Z" w16du:dateUtc="2025-06-16T12:17:00Z">
        <w:r w:rsidR="00C7269F" w:rsidRPr="00C7269F">
          <w:rPr>
            <w:rFonts w:ascii="Times New Roman" w:eastAsia="Times New Roman" w:hAnsi="Times New Roman" w:cs="Times New Roman"/>
          </w:rPr>
          <w:t xml:space="preserve">The </w:t>
        </w:r>
      </w:ins>
      <w:ins w:id="175" w:author="Boyko, James" w:date="2025-06-16T10:52:00Z" w16du:dateUtc="2025-06-16T13:52:00Z">
        <w:r w:rsidR="001C3529">
          <w:rPr>
            <w:rFonts w:ascii="Times New Roman" w:eastAsia="Times New Roman" w:hAnsi="Times New Roman" w:cs="Times New Roman"/>
          </w:rPr>
          <w:t>simulated annealing</w:t>
        </w:r>
      </w:ins>
      <w:ins w:id="176" w:author="Boyko, James" w:date="2025-06-16T09:17:00Z" w16du:dateUtc="2025-06-16T12:17:00Z">
        <w:r w:rsidR="00C7269F" w:rsidRPr="00C7269F">
          <w:rPr>
            <w:rFonts w:ascii="Times New Roman" w:eastAsia="Times New Roman" w:hAnsi="Times New Roman" w:cs="Times New Roman"/>
          </w:rPr>
          <w:t xml:space="preserve"> process for a given rate category terminates after a maximum number of iterations or when the temperature becomes negligibly small. The algorithm maintains a record of all unique models accepted during the search. Upon completion, any redundant models (i.e., models with identical log-likelihoods and parameter counts but different rate structures) are pruned, and the </w:t>
        </w:r>
        <w:r w:rsidR="00C7269F" w:rsidRPr="00C7269F">
          <w:rPr>
            <w:rFonts w:ascii="Times New Roman" w:eastAsia="Times New Roman" w:hAnsi="Times New Roman" w:cs="Times New Roman"/>
          </w:rPr>
          <w:lastRenderedPageBreak/>
          <w:t>remaining unique models are ranked by their information criterion scores to provide a set of models for further consideration.</w:t>
        </w:r>
      </w:ins>
    </w:p>
    <w:p w14:paraId="2F656429" w14:textId="69BB4927" w:rsidR="00E34184" w:rsidRDefault="00B61CBE">
      <w:pPr>
        <w:pStyle w:val="BodyText"/>
        <w:spacing w:after="0" w:line="240" w:lineRule="auto"/>
        <w:rPr>
          <w:ins w:id="177" w:author="Boyko, James" w:date="2025-06-16T18:02:00Z" w16du:dateUtc="2025-06-16T21:02:00Z"/>
          <w:rFonts w:ascii="Times New Roman" w:eastAsia="Times New Roman" w:hAnsi="Times New Roman" w:cs="Times New Roman"/>
        </w:rPr>
        <w:pPrChange w:id="178" w:author="Boyko, James" w:date="2025-06-16T18:03:00Z" w16du:dateUtc="2025-06-16T21:03:00Z">
          <w:pPr>
            <w:pStyle w:val="BodyText"/>
            <w:spacing w:line="360" w:lineRule="auto"/>
          </w:pPr>
        </w:pPrChange>
      </w:pPr>
      <w:ins w:id="179" w:author="Boyko, James" w:date="2025-06-18T14:18:00Z" w16du:dateUtc="2025-06-18T17:18:00Z">
        <w:r>
          <w:rPr>
            <w:rFonts w:ascii="Times New Roman" w:eastAsia="Times New Roman" w:hAnsi="Times New Roman" w:cs="Times New Roman"/>
            <w:noProof/>
          </w:rPr>
          <w:drawing>
            <wp:inline distT="0" distB="0" distL="0" distR="0" wp14:anchorId="50F239B4" wp14:editId="7CCBD0AD">
              <wp:extent cx="4997245" cy="1871932"/>
              <wp:effectExtent l="0" t="0" r="0" b="0"/>
              <wp:docPr id="1517678741" name="Picture 6"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8741" name="Picture 6" descr="A diagram of a mathematical equatio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1106" cy="1884616"/>
                      </a:xfrm>
                      <a:prstGeom prst="rect">
                        <a:avLst/>
                      </a:prstGeom>
                    </pic:spPr>
                  </pic:pic>
                </a:graphicData>
              </a:graphic>
            </wp:inline>
          </w:drawing>
        </w:r>
      </w:ins>
    </w:p>
    <w:p w14:paraId="11A54B70" w14:textId="67AC73D1" w:rsidR="00867088" w:rsidRDefault="00867088">
      <w:pPr>
        <w:pStyle w:val="BodyText"/>
        <w:spacing w:after="0" w:line="240" w:lineRule="auto"/>
        <w:rPr>
          <w:ins w:id="180" w:author="Boyko, James" w:date="2025-06-16T09:12:00Z" w16du:dateUtc="2025-06-16T12:12:00Z"/>
          <w:rFonts w:ascii="Times New Roman" w:eastAsia="Times New Roman" w:hAnsi="Times New Roman" w:cs="Times New Roman"/>
        </w:rPr>
        <w:pPrChange w:id="181" w:author="Boyko, James" w:date="2025-06-16T18:02:00Z" w16du:dateUtc="2025-06-16T21:02:00Z">
          <w:pPr>
            <w:pStyle w:val="BodyText"/>
            <w:spacing w:after="0" w:line="360" w:lineRule="auto"/>
          </w:pPr>
        </w:pPrChange>
      </w:pPr>
      <w:ins w:id="182" w:author="Boyko, James" w:date="2025-06-16T18:02:00Z" w16du:dateUtc="2025-06-16T21:02:00Z">
        <w:r w:rsidRPr="00765D69">
          <w:rPr>
            <w:rFonts w:ascii="Times New Roman" w:eastAsia="Times New Roman" w:hAnsi="Times New Roman" w:cs="Times New Roman"/>
            <w:highlight w:val="yellow"/>
            <w:rPrChange w:id="183" w:author="Boyko, James" w:date="2025-06-18T14:02:00Z" w16du:dateUtc="2025-06-18T17:02:00Z">
              <w:rPr>
                <w:rFonts w:ascii="Times New Roman" w:eastAsia="Times New Roman" w:hAnsi="Times New Roman" w:cs="Times New Roman"/>
              </w:rPr>
            </w:rPrChange>
          </w:rPr>
          <w:t xml:space="preserve">Figure 2 – </w:t>
        </w:r>
      </w:ins>
      <w:ins w:id="184" w:author="Boyko, James" w:date="2025-06-16T18:03:00Z" w16du:dateUtc="2025-06-16T21:03:00Z">
        <w:r w:rsidR="00D655BE" w:rsidRPr="00765D69">
          <w:rPr>
            <w:rFonts w:ascii="Times New Roman" w:eastAsia="Times New Roman" w:hAnsi="Times New Roman" w:cs="Times New Roman"/>
            <w:highlight w:val="yellow"/>
            <w:rPrChange w:id="185" w:author="Boyko, James" w:date="2025-06-18T14:02:00Z" w16du:dateUtc="2025-06-18T17:02:00Z">
              <w:rPr>
                <w:rFonts w:ascii="Times New Roman" w:eastAsia="Times New Roman" w:hAnsi="Times New Roman" w:cs="Times New Roman"/>
              </w:rPr>
            </w:rPrChange>
          </w:rPr>
          <w:t>An overview of t</w:t>
        </w:r>
      </w:ins>
      <w:ins w:id="186" w:author="Boyko, James" w:date="2025-06-16T18:02:00Z" w16du:dateUtc="2025-06-16T21:02:00Z">
        <w:r w:rsidRPr="00765D69">
          <w:rPr>
            <w:rFonts w:ascii="Times New Roman" w:eastAsia="Times New Roman" w:hAnsi="Times New Roman" w:cs="Times New Roman"/>
            <w:highlight w:val="yellow"/>
            <w:rPrChange w:id="187" w:author="Boyko, James" w:date="2025-06-18T14:02:00Z" w16du:dateUtc="2025-06-18T17:02:00Z">
              <w:rPr>
                <w:rFonts w:ascii="Times New Roman" w:eastAsia="Times New Roman" w:hAnsi="Times New Roman" w:cs="Times New Roman"/>
              </w:rPr>
            </w:rPrChange>
          </w:rPr>
          <w:t>he simulated annealing algorithm.</w:t>
        </w:r>
        <w:r>
          <w:rPr>
            <w:rFonts w:ascii="Times New Roman" w:eastAsia="Times New Roman" w:hAnsi="Times New Roman" w:cs="Times New Roman"/>
          </w:rPr>
          <w:t xml:space="preserve"> </w:t>
        </w:r>
      </w:ins>
    </w:p>
    <w:p w14:paraId="3C95AC0E" w14:textId="028B5B72" w:rsidR="00EB0295" w:rsidDel="00867088" w:rsidRDefault="00000000" w:rsidP="00B20478">
      <w:pPr>
        <w:pStyle w:val="BodyText"/>
        <w:spacing w:after="0" w:line="360" w:lineRule="auto"/>
        <w:rPr>
          <w:del w:id="188" w:author="Boyko, James" w:date="2025-06-16T09:22:00Z" w16du:dateUtc="2025-06-16T12:22:00Z"/>
          <w:rFonts w:ascii="Times New Roman" w:eastAsia="Times New Roman" w:hAnsi="Times New Roman" w:cs="Times New Roman"/>
        </w:rPr>
      </w:pPr>
      <w:del w:id="189" w:author="Boyko, James" w:date="2025-06-15T07:21:00Z" w16du:dateUtc="2025-06-15T10:21:00Z">
        <w:r w:rsidRPr="00990AA7" w:rsidDel="00AF7C61">
          <w:rPr>
            <w:rFonts w:ascii="Times New Roman" w:eastAsia="Times New Roman" w:hAnsi="Times New Roman" w:cs="Times New Roman"/>
          </w:rPr>
          <w:delText>To implement parameter sharing</w:delText>
        </w:r>
      </w:del>
      <w:del w:id="190" w:author="Boyko, James" w:date="2025-06-16T09:22:00Z" w16du:dateUtc="2025-06-16T12:22:00Z">
        <w:r w:rsidRPr="00990AA7" w:rsidDel="007951D9">
          <w:rPr>
            <w:rFonts w:ascii="Times New Roman" w:eastAsia="Times New Roman" w:hAnsi="Times New Roman" w:cs="Times New Roman"/>
          </w:rPr>
          <w:delText>, I adopt a strategy where the most complex possible model for</w:delText>
        </w:r>
      </w:del>
      <m:oMath>
        <m:r>
          <w:del w:id="191" w:author="Boyko, James" w:date="2025-06-16T09:22:00Z" w16du:dateUtc="2025-06-16T12:22:00Z">
            <w:rPr>
              <w:rFonts w:ascii="Cambria Math" w:hAnsi="Cambria Math"/>
            </w:rPr>
            <m:t>C</m:t>
          </w:del>
        </m:r>
      </m:oMath>
      <w:del w:id="192" w:author="Boyko, James" w:date="2025-06-16T09:22:00Z" w16du:dateUtc="2025-06-16T12:22:00Z">
        <w:r w:rsidRPr="00990AA7" w:rsidDel="007951D9">
          <w:rPr>
            <w:rFonts w:ascii="Times New Roman" w:eastAsia="Times New Roman" w:hAnsi="Times New Roman" w:cs="Times New Roman"/>
          </w:rPr>
          <w:delText xml:space="preserve">characters and </w:delText>
        </w:r>
      </w:del>
      <m:oMath>
        <m:r>
          <w:del w:id="193" w:author="Boyko, James" w:date="2025-06-16T09:22:00Z" w16du:dateUtc="2025-06-16T12:22:00Z">
            <w:rPr>
              <w:rFonts w:ascii="Cambria Math" w:hAnsi="Cambria Math"/>
            </w:rPr>
            <m:t>S</m:t>
          </w:del>
        </m:r>
      </m:oMath>
      <w:del w:id="194" w:author="Boyko, James" w:date="2025-06-16T09:22:00Z" w16du:dateUtc="2025-06-16T12:22:00Z">
        <w:r w:rsidRPr="00990AA7" w:rsidDel="007951D9">
          <w:rPr>
            <w:rFonts w:ascii="Times New Roman" w:eastAsia="Times New Roman" w:hAnsi="Times New Roman" w:cs="Times New Roman"/>
          </w:rPr>
          <w:delText>states is first fit to the data by maximizing</w:delText>
        </w:r>
        <w:r w:rsidR="00A96E18" w:rsidRPr="00990AA7" w:rsidDel="007951D9">
          <w:rPr>
            <w:rFonts w:ascii="Times New Roman" w:eastAsia="Times New Roman" w:hAnsi="Times New Roman" w:cs="Times New Roman"/>
          </w:rPr>
          <w:delText xml:space="preserve"> </w:delText>
        </w:r>
      </w:del>
      <m:oMath>
        <m:sSub>
          <m:sSubPr>
            <m:ctrlPr>
              <w:del w:id="195" w:author="Boyko, James" w:date="2025-06-16T09:22:00Z" w16du:dateUtc="2025-06-16T12:22:00Z">
                <w:rPr>
                  <w:rFonts w:ascii="Cambria Math" w:hAnsi="Cambria Math"/>
                </w:rPr>
              </w:del>
            </m:ctrlPr>
          </m:sSubPr>
          <m:e>
            <m:r>
              <w:del w:id="196" w:author="Boyko, James" w:date="2025-06-16T09:22:00Z" w16du:dateUtc="2025-06-16T12:22:00Z">
                <w:rPr>
                  <w:rFonts w:ascii="Cambria Math" w:hAnsi="Cambria Math"/>
                </w:rPr>
                <m:t>L</m:t>
              </w:del>
            </m:r>
          </m:e>
          <m:sub>
            <m:r>
              <w:del w:id="197" w:author="Boyko, James" w:date="2025-06-16T09:22:00Z" w16du:dateUtc="2025-06-16T12:22:00Z">
                <w:rPr>
                  <w:rFonts w:ascii="Cambria Math" w:hAnsi="Cambria Math"/>
                </w:rPr>
                <m:t>reg</m:t>
              </w:del>
            </m:r>
          </m:sub>
        </m:sSub>
      </m:oMath>
      <w:del w:id="198" w:author="Boyko, James" w:date="2025-06-16T09:22:00Z" w16du:dateUtc="2025-06-16T12:22:00Z">
        <w:r w:rsidRPr="00990AA7" w:rsidDel="007951D9">
          <w:rPr>
            <w:rFonts w:ascii="Times New Roman" w:eastAsia="Times New Roman" w:hAnsi="Times New Roman" w:cs="Times New Roman"/>
          </w:rPr>
          <w:delText>. Next, any parameters which were estimated to be zero are omitted from the model and the most similar pair of parameters within regularized model are equated. If equating these parameters</w:delText>
        </w:r>
        <w:r w:rsidR="00562E0C" w:rsidRPr="00990AA7" w:rsidDel="007951D9">
          <w:rPr>
            <w:rFonts w:ascii="Times New Roman" w:eastAsia="Times New Roman" w:hAnsi="Times New Roman" w:cs="Times New Roman"/>
          </w:rPr>
          <w:delText>, thus making the model simpler,</w:delText>
        </w:r>
        <w:r w:rsidRPr="00990AA7" w:rsidDel="007951D9">
          <w:rPr>
            <w:rFonts w:ascii="Times New Roman" w:eastAsia="Times New Roman" w:hAnsi="Times New Roman" w:cs="Times New Roman"/>
          </w:rPr>
          <w:delText xml:space="preserve"> results in a </w:delText>
        </w:r>
      </w:del>
      <m:oMath>
        <m:r>
          <w:del w:id="199" w:author="Boyko, James" w:date="2025-06-16T09:22:00Z" w16du:dateUtc="2025-06-16T12:22:00Z">
            <w:rPr>
              <w:rFonts w:ascii="Cambria Math" w:hAnsi="Cambria Math"/>
            </w:rPr>
            <m:t>AIC</m:t>
          </w:del>
        </m:r>
      </m:oMath>
      <w:del w:id="200" w:author="Boyko, James" w:date="2025-06-16T09:22:00Z" w16du:dateUtc="2025-06-16T12:22:00Z">
        <w:r w:rsidRPr="00990AA7" w:rsidDel="007951D9">
          <w:rPr>
            <w:rFonts w:ascii="Times New Roman" w:eastAsia="Times New Roman" w:hAnsi="Times New Roman" w:cs="Times New Roman"/>
          </w:rPr>
          <w:delText xml:space="preserve"> less than 2 units (or another specified threshold) </w:delText>
        </w:r>
        <w:r w:rsidR="00562E0C" w:rsidRPr="00990AA7" w:rsidDel="007951D9">
          <w:rPr>
            <w:rFonts w:ascii="Times New Roman" w:eastAsia="Times New Roman" w:hAnsi="Times New Roman" w:cs="Times New Roman"/>
          </w:rPr>
          <w:delText xml:space="preserve">worse than </w:delText>
        </w:r>
        <w:r w:rsidRPr="00990AA7" w:rsidDel="007951D9">
          <w:rPr>
            <w:rFonts w:ascii="Times New Roman" w:eastAsia="Times New Roman" w:hAnsi="Times New Roman" w:cs="Times New Roman"/>
          </w:rPr>
          <w:delText xml:space="preserve">the current best model, the next most similar pair of parameters are equated, and the process continues. Note that </w:delText>
        </w:r>
        <w:r w:rsidR="00D21F5A" w:rsidRPr="00990AA7" w:rsidDel="007951D9">
          <w:rPr>
            <w:rFonts w:ascii="Times New Roman" w:eastAsia="Times New Roman" w:hAnsi="Times New Roman" w:cs="Times New Roman"/>
          </w:rPr>
          <w:delText>this is a greedy approach, and an alternative approach could stochastically sample which rates to equate based on their distance or equate all pairs of most similar rates</w:delText>
        </w:r>
        <w:r w:rsidRPr="00990AA7" w:rsidDel="007951D9">
          <w:rPr>
            <w:rFonts w:ascii="Times New Roman" w:eastAsia="Times New Roman" w:hAnsi="Times New Roman" w:cs="Times New Roman"/>
          </w:rPr>
          <w:delText xml:space="preserve">. Importantly, this algorithm also readily applies to hidden Markov models </w:delText>
        </w:r>
        <w:r w:rsidR="00D506D7" w:rsidDel="007951D9">
          <w:fldChar w:fldCharType="begin"/>
        </w:r>
        <w:r w:rsidR="00EB4B45" w:rsidDel="007951D9">
          <w:rPr>
            <w:rFonts w:ascii="Times New Roman" w:eastAsia="Times New Roman" w:hAnsi="Times New Roman" w:cs="Times New Roman"/>
          </w:rPr>
          <w:delInstrText xml:space="preserve"> ADDIN ZOTERO_ITEM CSL_CITATION {"citationID":"Kb26ip8D","properties":{"formattedCitation":"(Boyko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delInstrText>
        </w:r>
        <w:r w:rsidR="00D506D7" w:rsidDel="007951D9">
          <w:fldChar w:fldCharType="separate"/>
        </w:r>
        <w:r w:rsidR="00EB4B45" w:rsidDel="007951D9">
          <w:rPr>
            <w:rFonts w:ascii="Times New Roman" w:eastAsia="Times New Roman" w:hAnsi="Times New Roman" w:cs="Times New Roman"/>
            <w:noProof/>
          </w:rPr>
          <w:delText>(Boyko and Beaulieu 2021)</w:delText>
        </w:r>
        <w:r w:rsidR="00D506D7" w:rsidDel="007951D9">
          <w:fldChar w:fldCharType="end"/>
        </w:r>
        <w:r w:rsidRPr="00990AA7" w:rsidDel="007951D9">
          <w:rPr>
            <w:rFonts w:ascii="Times New Roman" w:eastAsia="Times New Roman" w:hAnsi="Times New Roman" w:cs="Times New Roman"/>
          </w:rPr>
          <w:delText>.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delText>
        </w:r>
      </w:del>
      <m:oMath>
        <m:sSub>
          <m:sSubPr>
            <m:ctrlPr>
              <w:del w:id="201" w:author="Boyko, James" w:date="2025-06-16T09:22:00Z" w16du:dateUtc="2025-06-16T12:22:00Z">
                <w:rPr>
                  <w:rFonts w:ascii="Cambria Math" w:hAnsi="Cambria Math"/>
                </w:rPr>
              </w:del>
            </m:ctrlPr>
          </m:sSubPr>
          <m:e>
            <m:r>
              <w:del w:id="202" w:author="Boyko, James" w:date="2025-06-16T09:22:00Z" w16du:dateUtc="2025-06-16T12:22:00Z">
                <w:rPr>
                  <w:rFonts w:ascii="Cambria Math" w:hAnsi="Cambria Math"/>
                </w:rPr>
                <m:t>L</m:t>
              </w:del>
            </m:r>
          </m:e>
          <m:sub>
            <m:r>
              <w:del w:id="203" w:author="Boyko, James" w:date="2025-06-16T09:22:00Z" w16du:dateUtc="2025-06-16T12:22:00Z">
                <w:rPr>
                  <w:rFonts w:ascii="Cambria Math" w:hAnsi="Cambria Math"/>
                </w:rPr>
                <m:t>reg</m:t>
              </w:del>
            </m:r>
          </m:sub>
        </m:sSub>
      </m:oMath>
      <w:del w:id="204" w:author="Boyko, James" w:date="2025-06-16T09:22:00Z" w16du:dateUtc="2025-06-16T12:22:00Z">
        <w:r w:rsidRPr="00990AA7" w:rsidDel="007951D9">
          <w:rPr>
            <w:rFonts w:ascii="Times New Roman" w:eastAsia="Times New Roman" w:hAnsi="Times New Roman" w:cs="Times New Roman"/>
          </w:rPr>
          <w:delTex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delText>
        </w:r>
      </w:del>
      <m:oMath>
        <m:r>
          <w:del w:id="205" w:author="Boyko, James" w:date="2025-06-16T09:22:00Z" w16du:dateUtc="2025-06-16T12:22:00Z">
            <w:rPr>
              <w:rFonts w:ascii="Cambria Math" w:hAnsi="Cambria Math"/>
            </w:rPr>
            <m:t>ΔAIC</m:t>
          </w:del>
        </m:r>
      </m:oMath>
      <w:del w:id="206" w:author="Boyko, James" w:date="2025-06-16T09:22:00Z" w16du:dateUtc="2025-06-16T12:22:00Z">
        <w:r w:rsidRPr="00990AA7" w:rsidDel="007951D9">
          <w:rPr>
            <w:rFonts w:ascii="Times New Roman" w:eastAsia="Times New Roman" w:hAnsi="Times New Roman" w:cs="Times New Roman"/>
          </w:rPr>
          <w:delText>of less than 2 units</w:delText>
        </w:r>
        <w:r w:rsidR="00562E0C" w:rsidRPr="00990AA7" w:rsidDel="007951D9">
          <w:rPr>
            <w:rFonts w:ascii="Times New Roman" w:eastAsia="Times New Roman" w:hAnsi="Times New Roman" w:cs="Times New Roman"/>
          </w:rPr>
          <w:delText xml:space="preserve"> from the previous best model</w:delText>
        </w:r>
        <w:r w:rsidRPr="00990AA7" w:rsidDel="007951D9">
          <w:rPr>
            <w:rFonts w:ascii="Times New Roman" w:eastAsia="Times New Roman" w:hAnsi="Times New Roman" w:cs="Times New Roman"/>
          </w:rPr>
          <w:delText xml:space="preserve">, the search will continue and may increase rate categories until the AIC no longer improves. </w:delText>
        </w:r>
      </w:del>
    </w:p>
    <w:p w14:paraId="44759F68" w14:textId="77777777" w:rsidR="00867088" w:rsidRPr="00990AA7" w:rsidRDefault="00867088" w:rsidP="00B20478">
      <w:pPr>
        <w:pStyle w:val="BodyText"/>
        <w:spacing w:after="0" w:line="360" w:lineRule="auto"/>
        <w:rPr>
          <w:ins w:id="207" w:author="Boyko, James" w:date="2025-06-16T18:02:00Z" w16du:dateUtc="2025-06-16T21:02:00Z"/>
          <w:rFonts w:ascii="Times New Roman" w:eastAsia="Times New Roman" w:hAnsi="Times New Roman" w:cs="Times New Roman"/>
        </w:rPr>
      </w:pPr>
    </w:p>
    <w:p w14:paraId="28253152" w14:textId="33F96104" w:rsidR="004B0387" w:rsidDel="007951D9" w:rsidRDefault="006A196B" w:rsidP="00B20478">
      <w:pPr>
        <w:pStyle w:val="BodyText"/>
        <w:keepNext/>
        <w:spacing w:after="0" w:line="360" w:lineRule="auto"/>
        <w:rPr>
          <w:del w:id="208" w:author="Boyko, James" w:date="2025-06-16T09:22:00Z" w16du:dateUtc="2025-06-16T12:22:00Z"/>
        </w:rPr>
      </w:pPr>
      <w:del w:id="209" w:author="Boyko, James" w:date="2025-06-16T09:22:00Z" w16du:dateUtc="2025-06-16T12:22:00Z">
        <w:r w:rsidRPr="00990AA7" w:rsidDel="007951D9">
          <w:rPr>
            <w:noProof/>
          </w:rPr>
          <w:drawing>
            <wp:inline distT="0" distB="0" distL="0" distR="0" wp14:anchorId="797B241C" wp14:editId="36CA35AF">
              <wp:extent cx="6332220" cy="1783715"/>
              <wp:effectExtent l="0" t="0" r="0" b="0"/>
              <wp:docPr id="6438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491" name="Picture 64385491"/>
                      <pic:cNvPicPr/>
                    </pic:nvPicPr>
                    <pic:blipFill>
                      <a:blip r:embed="rId8"/>
                      <a:stretch>
                        <a:fillRect/>
                      </a:stretch>
                    </pic:blipFill>
                    <pic:spPr>
                      <a:xfrm>
                        <a:off x="0" y="0"/>
                        <a:ext cx="6332220" cy="1783715"/>
                      </a:xfrm>
                      <a:prstGeom prst="rect">
                        <a:avLst/>
                      </a:prstGeom>
                    </pic:spPr>
                  </pic:pic>
                </a:graphicData>
              </a:graphic>
            </wp:inline>
          </w:drawing>
        </w:r>
      </w:del>
    </w:p>
    <w:p w14:paraId="3E2FEFF1" w14:textId="1C18F4C7" w:rsidR="003520AD" w:rsidDel="007951D9" w:rsidRDefault="004B0387" w:rsidP="00B20478">
      <w:pPr>
        <w:pStyle w:val="Caption"/>
        <w:spacing w:before="0" w:after="0" w:line="360" w:lineRule="auto"/>
        <w:rPr>
          <w:del w:id="210" w:author="Boyko, James" w:date="2025-06-16T09:22:00Z" w16du:dateUtc="2025-06-16T12:22:00Z"/>
        </w:rPr>
      </w:pPr>
      <w:del w:id="211" w:author="Boyko, James" w:date="2025-06-16T09:22:00Z" w16du:dateUtc="2025-06-16T12:22:00Z">
        <w:r w:rsidDel="007951D9">
          <w:delText xml:space="preserve">Figure </w:delText>
        </w:r>
        <w:r w:rsidDel="007951D9">
          <w:rPr>
            <w:i w:val="0"/>
            <w:iCs w:val="0"/>
          </w:rPr>
          <w:fldChar w:fldCharType="begin"/>
        </w:r>
        <w:r w:rsidDel="007951D9">
          <w:delInstrText xml:space="preserve"> SEQ Figure \* ARABIC </w:delInstrText>
        </w:r>
        <w:r w:rsidDel="007951D9">
          <w:rPr>
            <w:i w:val="0"/>
            <w:iCs w:val="0"/>
          </w:rPr>
          <w:fldChar w:fldCharType="separate"/>
        </w:r>
        <w:r w:rsidDel="007951D9">
          <w:rPr>
            <w:noProof/>
          </w:rPr>
          <w:delText>2</w:delText>
        </w:r>
        <w:r w:rsidDel="007951D9">
          <w:rPr>
            <w:i w:val="0"/>
            <w:iCs w:val="0"/>
            <w:noProof/>
          </w:rPr>
          <w:fldChar w:fldCharType="end"/>
        </w:r>
        <w:r w:rsidDel="007951D9">
          <w:delText xml:space="preserve"> </w:delText>
        </w:r>
        <w:r w:rsidRPr="00990AA7" w:rsidDel="007951D9">
          <w:delText xml:space="preserve">– A hypothetical example of the automatic model selection by dropping parameters via regularization and parameter sharing. a) The most complex model is evaluated. b) It is found that parameters 3,4,7,8 are all below a specified drop threshold and removed from the model. This results in a minor decrease in likelihood, but an improved AIC. c) Parameters from (b) are equated based on their similarity. Again, this comes at the cost of a decreased likelihood, but an improved AIC. (c) Based on model (c), parameters below the threshold are removed, but this time the AIC is not improved so the dredge algorithm halts. Note, that had no parameters of (c) been below the specified drop threshold, the dredge algorithm would have equated a pair of parameters and continued evaluating models. </w:delText>
        </w:r>
      </w:del>
    </w:p>
    <w:p w14:paraId="04BB458F" w14:textId="77777777" w:rsidR="00FC163D" w:rsidRPr="004B0387" w:rsidDel="007951D9" w:rsidRDefault="00FC163D" w:rsidP="00B20478">
      <w:pPr>
        <w:pStyle w:val="Caption"/>
        <w:spacing w:before="0" w:after="0" w:line="360" w:lineRule="auto"/>
        <w:rPr>
          <w:del w:id="212" w:author="Boyko, James" w:date="2025-06-16T09:22:00Z" w16du:dateUtc="2025-06-16T12:22:00Z"/>
        </w:rPr>
      </w:pPr>
    </w:p>
    <w:p w14:paraId="54F66D33" w14:textId="6D38F935" w:rsidR="00EB0295" w:rsidRPr="00990AA7" w:rsidDel="007951D9" w:rsidRDefault="00000000" w:rsidP="00B20478">
      <w:pPr>
        <w:pStyle w:val="BodyText"/>
        <w:spacing w:after="0" w:line="360" w:lineRule="auto"/>
        <w:rPr>
          <w:del w:id="213" w:author="Boyko, James" w:date="2025-06-16T09:22:00Z" w16du:dateUtc="2025-06-16T12:22:00Z"/>
          <w:rFonts w:ascii="Times New Roman" w:eastAsia="Times New Roman" w:hAnsi="Times New Roman" w:cs="Times New Roman"/>
        </w:rPr>
      </w:pPr>
      <w:del w:id="214" w:author="Boyko, James" w:date="2025-06-16T09:22:00Z" w16du:dateUtc="2025-06-16T12:22:00Z">
        <w:r w:rsidRPr="00990AA7" w:rsidDel="007951D9">
          <w:rPr>
            <w:rFonts w:ascii="Times New Roman" w:eastAsia="Times New Roman" w:hAnsi="Times New Roman" w:cs="Times New Roman"/>
          </w:rPr>
          <w:tab/>
          <w:delText xml:space="preserve">When defining the initial model, it becomes important to distinguish between characters and states. Mathematically, it is unnecessary to distinguish between the two since the model is entirely defined by the </w:delText>
        </w:r>
      </w:del>
      <m:oMath>
        <m:r>
          <w:del w:id="215" w:author="Boyko, James" w:date="2025-06-16T09:22:00Z" w16du:dateUtc="2025-06-16T12:22:00Z">
            <w:rPr>
              <w:rFonts w:ascii="Cambria Math" w:hAnsi="Cambria Math"/>
            </w:rPr>
            <m:t>S</m:t>
          </w:del>
        </m:r>
      </m:oMath>
      <w:del w:id="216" w:author="Boyko, James" w:date="2025-06-16T09:22:00Z" w16du:dateUtc="2025-06-16T12:22:00Z">
        <w:r w:rsidRPr="00990AA7" w:rsidDel="007951D9">
          <w:rPr>
            <w:rFonts w:ascii="Times New Roman" w:eastAsia="Times New Roman" w:hAnsi="Times New Roman" w:cs="Times New Roman"/>
          </w:rPr>
          <w:delText xml:space="preserve"> states since </w:delText>
        </w:r>
      </w:del>
      <m:oMath>
        <m:r>
          <w:del w:id="217" w:author="Boyko, James" w:date="2025-06-16T09:22:00Z" w16du:dateUtc="2025-06-16T12:22:00Z">
            <w:rPr>
              <w:rFonts w:ascii="Cambria Math" w:hAnsi="Cambria Math"/>
            </w:rPr>
            <m:t>S=</m:t>
          </w:del>
        </m:r>
        <m:nary>
          <m:naryPr>
            <m:chr m:val="∏"/>
            <m:ctrlPr>
              <w:del w:id="218" w:author="Boyko, James" w:date="2025-06-16T09:22:00Z" w16du:dateUtc="2025-06-16T12:22:00Z">
                <w:rPr>
                  <w:rFonts w:ascii="Cambria Math" w:hAnsi="Cambria Math"/>
                </w:rPr>
              </w:del>
            </m:ctrlPr>
          </m:naryPr>
          <m:sub>
            <m:r>
              <w:del w:id="219" w:author="Boyko, James" w:date="2025-06-16T09:22:00Z" w16du:dateUtc="2025-06-16T12:22:00Z">
                <w:rPr>
                  <w:rFonts w:ascii="Cambria Math" w:hAnsi="Cambria Math"/>
                </w:rPr>
                <m:t>m=1</m:t>
              </w:del>
            </m:r>
          </m:sub>
          <m:sup>
            <m:r>
              <w:del w:id="220" w:author="Boyko, James" w:date="2025-06-16T09:22:00Z" w16du:dateUtc="2025-06-16T12:22:00Z">
                <w:rPr>
                  <w:rFonts w:ascii="Cambria Math" w:hAnsi="Cambria Math"/>
                </w:rPr>
                <m:t>C</m:t>
              </w:del>
            </m:r>
          </m:sup>
          <m:e>
            <m:sSub>
              <m:sSubPr>
                <m:ctrlPr>
                  <w:del w:id="221" w:author="Boyko, James" w:date="2025-06-16T09:22:00Z" w16du:dateUtc="2025-06-16T12:22:00Z">
                    <w:rPr>
                      <w:rFonts w:ascii="Cambria Math" w:hAnsi="Cambria Math"/>
                    </w:rPr>
                  </w:del>
                </m:ctrlPr>
              </m:sSubPr>
              <m:e>
                <m:r>
                  <w:del w:id="222" w:author="Boyko, James" w:date="2025-06-16T09:22:00Z" w16du:dateUtc="2025-06-16T12:22:00Z">
                    <w:rPr>
                      <w:rFonts w:ascii="Cambria Math" w:hAnsi="Cambria Math"/>
                    </w:rPr>
                    <m:t>s</m:t>
                  </w:del>
                </m:r>
              </m:e>
              <m:sub>
                <m:r>
                  <w:del w:id="223" w:author="Boyko, James" w:date="2025-06-16T09:22:00Z" w16du:dateUtc="2025-06-16T12:22:00Z">
                    <w:rPr>
                      <w:rFonts w:ascii="Cambria Math" w:hAnsi="Cambria Math"/>
                    </w:rPr>
                    <m:t>m</m:t>
                  </w:del>
                </m:r>
              </m:sub>
            </m:sSub>
          </m:e>
        </m:nary>
      </m:oMath>
      <w:del w:id="224" w:author="Boyko, James" w:date="2025-06-16T09:22:00Z" w16du:dateUtc="2025-06-16T12:22:00Z">
        <w:r w:rsidRPr="00990AA7" w:rsidDel="007951D9">
          <w:rPr>
            <w:rFonts w:ascii="Times New Roman" w:eastAsia="Times New Roman" w:hAnsi="Times New Roman" w:cs="Times New Roman"/>
          </w:rPr>
          <w:delText xml:space="preserve"> where</w:delText>
        </w:r>
        <w:r w:rsidR="002C18B0" w:rsidRPr="00990AA7" w:rsidDel="007951D9">
          <w:rPr>
            <w:rFonts w:ascii="Times New Roman" w:eastAsia="Times New Roman" w:hAnsi="Times New Roman" w:cs="Times New Roman"/>
          </w:rPr>
          <w:delText xml:space="preserve"> </w:delText>
        </w:r>
      </w:del>
      <m:oMath>
        <m:sSub>
          <m:sSubPr>
            <m:ctrlPr>
              <w:del w:id="225" w:author="Boyko, James" w:date="2025-06-16T09:22:00Z" w16du:dateUtc="2025-06-16T12:22:00Z">
                <w:rPr>
                  <w:rFonts w:ascii="Cambria Math" w:hAnsi="Cambria Math"/>
                </w:rPr>
              </w:del>
            </m:ctrlPr>
          </m:sSubPr>
          <m:e>
            <m:r>
              <w:del w:id="226" w:author="Boyko, James" w:date="2025-06-16T09:22:00Z" w16du:dateUtc="2025-06-16T12:22:00Z">
                <w:rPr>
                  <w:rFonts w:ascii="Cambria Math" w:hAnsi="Cambria Math"/>
                </w:rPr>
                <m:t>s</m:t>
              </w:del>
            </m:r>
          </m:e>
          <m:sub>
            <m:r>
              <w:del w:id="227" w:author="Boyko, James" w:date="2025-06-16T09:22:00Z" w16du:dateUtc="2025-06-16T12:22:00Z">
                <w:rPr>
                  <w:rFonts w:ascii="Cambria Math" w:hAnsi="Cambria Math"/>
                </w:rPr>
                <m:t>m</m:t>
              </w:del>
            </m:r>
          </m:sub>
        </m:sSub>
      </m:oMath>
      <w:del w:id="228" w:author="Boyko, James" w:date="2025-06-16T09:22:00Z" w16du:dateUtc="2025-06-16T12:22:00Z">
        <w:r w:rsidRPr="00990AA7" w:rsidDel="007951D9">
          <w:rPr>
            <w:rFonts w:ascii="Times New Roman" w:eastAsia="Times New Roman" w:hAnsi="Times New Roman" w:cs="Times New Roman"/>
          </w:rPr>
          <w:delText xml:space="preserve">is the number of states for each character </w:delText>
        </w:r>
      </w:del>
      <m:oMath>
        <m:r>
          <w:del w:id="229" w:author="Boyko, James" w:date="2025-06-16T09:22:00Z" w16du:dateUtc="2025-06-16T12:22:00Z">
            <w:rPr>
              <w:rFonts w:ascii="Cambria Math" w:hAnsi="Cambria Math"/>
            </w:rPr>
            <m:t>m</m:t>
          </w:del>
        </m:r>
      </m:oMath>
      <w:del w:id="230" w:author="Boyko, James" w:date="2025-06-16T09:22:00Z" w16du:dateUtc="2025-06-16T12:22:00Z">
        <w:r w:rsidRPr="00990AA7" w:rsidDel="007951D9">
          <w:rPr>
            <w:rFonts w:ascii="Times New Roman" w:eastAsia="Times New Roman" w:hAnsi="Times New Roman" w:cs="Times New Roman"/>
          </w:rPr>
          <w:delText xml:space="preserve">. Nonetheless, biologically it is often useful to think of characters as independently evolving units that can take on some number of states. </w:delText>
        </w:r>
        <w:r w:rsidR="002C18B0" w:rsidRPr="00990AA7" w:rsidDel="007951D9">
          <w:rPr>
            <w:rFonts w:ascii="Times New Roman" w:eastAsia="Times New Roman" w:hAnsi="Times New Roman" w:cs="Times New Roman"/>
          </w:rPr>
          <w:delText>This would mean that any character is comprised of a set of mutually exclusive states (</w:delText>
        </w:r>
        <w:r w:rsidR="00C414C6" w:rsidRPr="00990AA7" w:rsidDel="007951D9">
          <w:rPr>
            <w:rFonts w:ascii="Times New Roman" w:eastAsia="Times New Roman" w:hAnsi="Times New Roman" w:cs="Times New Roman"/>
          </w:rPr>
          <w:delText xml:space="preserve">e.g., </w:delText>
        </w:r>
        <w:r w:rsidR="002C18B0" w:rsidRPr="00990AA7" w:rsidDel="007951D9">
          <w:rPr>
            <w:rFonts w:ascii="Times New Roman" w:eastAsia="Times New Roman" w:hAnsi="Times New Roman" w:cs="Times New Roman"/>
          </w:rPr>
          <w:delText>the character “flower color” cannot have states both “red” and “blue”). Furthermore, t</w:delText>
        </w:r>
        <w:r w:rsidRPr="00990AA7" w:rsidDel="007951D9">
          <w:rPr>
            <w:rFonts w:ascii="Times New Roman" w:eastAsia="Times New Roman" w:hAnsi="Times New Roman" w:cs="Times New Roman"/>
          </w:rPr>
          <w:delText xml:space="preserve">his distinction is particularly relevant when specifying </w:delText>
        </w:r>
      </w:del>
      <m:oMath>
        <m:r>
          <w:del w:id="231" w:author="Boyko, James" w:date="2025-06-16T09:22:00Z" w16du:dateUtc="2025-06-16T12:22:00Z">
            <w:rPr>
              <w:rFonts w:ascii="Cambria Math" w:hAnsi="Cambria Math"/>
            </w:rPr>
            <m:t xml:space="preserve">M </m:t>
          </w:del>
        </m:r>
      </m:oMath>
      <w:del w:id="232" w:author="Boyko, James" w:date="2025-06-16T09:22:00Z" w16du:dateUtc="2025-06-16T12:22:00Z">
        <w:r w:rsidRPr="00990AA7" w:rsidDel="007951D9">
          <w:rPr>
            <w:rFonts w:ascii="Times New Roman" w:eastAsia="Times New Roman" w:hAnsi="Times New Roman" w:cs="Times New Roman"/>
          </w:rPr>
          <w:delText xml:space="preserve">to </w:delText>
        </w:r>
        <w:r w:rsidR="002C18B0" w:rsidRPr="00990AA7" w:rsidDel="007951D9">
          <w:rPr>
            <w:rFonts w:ascii="Times New Roman" w:eastAsia="Times New Roman" w:hAnsi="Times New Roman" w:cs="Times New Roman"/>
          </w:rPr>
          <w:delText xml:space="preserve">evaluate dependent relationships and </w:delText>
        </w:r>
        <w:r w:rsidRPr="00990AA7" w:rsidDel="007951D9">
          <w:rPr>
            <w:rFonts w:ascii="Times New Roman" w:eastAsia="Times New Roman" w:hAnsi="Times New Roman" w:cs="Times New Roman"/>
          </w:rPr>
          <w:delText>avoid “</w:delText>
        </w:r>
        <w:r w:rsidR="002C18B0" w:rsidRPr="00990AA7" w:rsidDel="007951D9">
          <w:rPr>
            <w:rFonts w:ascii="Times New Roman" w:eastAsia="Times New Roman" w:hAnsi="Times New Roman" w:cs="Times New Roman"/>
          </w:rPr>
          <w:delText>dual transitions</w:delText>
        </w:r>
        <w:r w:rsidRPr="00990AA7" w:rsidDel="007951D9">
          <w:rPr>
            <w:rFonts w:ascii="Times New Roman" w:eastAsia="Times New Roman" w:hAnsi="Times New Roman" w:cs="Times New Roman"/>
          </w:rPr>
          <w:delText xml:space="preserve">” </w:delText>
        </w:r>
        <w:r w:rsidR="00AE522C" w:rsidDel="007951D9">
          <w:fldChar w:fldCharType="begin"/>
        </w:r>
        <w:r w:rsidR="00AE522C" w:rsidDel="007951D9">
          <w:rPr>
            <w:rFonts w:ascii="Times New Roman" w:eastAsia="Times New Roman" w:hAnsi="Times New Roman" w:cs="Times New Roman"/>
          </w:rPr>
          <w:delInstrText xml:space="preserve"> ADDIN ZOTERO_ITEM CSL_CITATION {"citationID":"JKOv6x0X","properties":{"formattedCitation":"(Pagel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delInstrText>
        </w:r>
        <w:r w:rsidR="00AE522C" w:rsidDel="007951D9">
          <w:fldChar w:fldCharType="separate"/>
        </w:r>
        <w:r w:rsidR="00AE522C" w:rsidDel="007951D9">
          <w:rPr>
            <w:rFonts w:ascii="Times New Roman" w:eastAsia="Times New Roman" w:hAnsi="Times New Roman" w:cs="Times New Roman"/>
            <w:noProof/>
          </w:rPr>
          <w:delText>(Pagel 1994)</w:delText>
        </w:r>
        <w:r w:rsidR="00AE522C" w:rsidDel="007951D9">
          <w:fldChar w:fldCharType="end"/>
        </w:r>
        <w:r w:rsidRPr="00990AA7" w:rsidDel="007951D9">
          <w:rPr>
            <w:rFonts w:ascii="Times New Roman" w:eastAsia="Times New Roman" w:hAnsi="Times New Roman" w:cs="Times New Roman"/>
          </w:rPr>
          <w:delText xml:space="preserve">. </w:delText>
        </w:r>
        <w:r w:rsidR="002C18B0" w:rsidRPr="00990AA7" w:rsidDel="007951D9">
          <w:rPr>
            <w:rFonts w:ascii="Times New Roman" w:eastAsia="Times New Roman" w:hAnsi="Times New Roman" w:cs="Times New Roman"/>
          </w:rPr>
          <w:delText>A dependent relationship is described by differences in the transition rates of a character in the presence or absence of the state of a different background character (e.g., if rates of transition in character 1, flower color, depend on the presence or absence of character 2, floral scent)</w:delText>
        </w:r>
        <w:r w:rsidR="00252773" w:rsidRPr="00990AA7" w:rsidDel="007951D9">
          <w:rPr>
            <w:rFonts w:ascii="Times New Roman" w:eastAsia="Times New Roman" w:hAnsi="Times New Roman" w:cs="Times New Roman"/>
          </w:rPr>
          <w:delText>.</w:delText>
        </w:r>
        <w:r w:rsidR="002C18B0" w:rsidRPr="00990AA7" w:rsidDel="007951D9">
          <w:rPr>
            <w:rFonts w:ascii="Times New Roman" w:eastAsia="Times New Roman" w:hAnsi="Times New Roman" w:cs="Times New Roman"/>
          </w:rPr>
          <w:delText xml:space="preserve"> </w:delText>
        </w:r>
        <w:r w:rsidR="00BA29FE" w:rsidRPr="00990AA7" w:rsidDel="007951D9">
          <w:rPr>
            <w:rFonts w:ascii="Times New Roman" w:eastAsia="Times New Roman" w:hAnsi="Times New Roman" w:cs="Times New Roman"/>
          </w:rPr>
          <w:delText xml:space="preserve">Obviously, to evaluate dependent relationships, one must have a concept of separate characters and their mutually exclusive states. </w:delText>
        </w:r>
        <w:r w:rsidR="00DA68F9" w:rsidRPr="00990AA7" w:rsidDel="007951D9">
          <w:rPr>
            <w:rFonts w:ascii="Times New Roman" w:eastAsia="Times New Roman" w:hAnsi="Times New Roman" w:cs="Times New Roman"/>
          </w:rPr>
          <w:delText>Regarding</w:delText>
        </w:r>
        <w:r w:rsidR="00BA29FE" w:rsidRPr="00990AA7" w:rsidDel="007951D9">
          <w:rPr>
            <w:rFonts w:ascii="Times New Roman" w:eastAsia="Times New Roman" w:hAnsi="Times New Roman" w:cs="Times New Roman"/>
          </w:rPr>
          <w:delText xml:space="preserve"> d</w:delText>
        </w:r>
        <w:r w:rsidR="002C18B0" w:rsidRPr="00990AA7" w:rsidDel="007951D9">
          <w:rPr>
            <w:rFonts w:ascii="Times New Roman" w:eastAsia="Times New Roman" w:hAnsi="Times New Roman" w:cs="Times New Roman"/>
          </w:rPr>
          <w:delText>ual transitions</w:delText>
        </w:r>
        <w:r w:rsidR="00BA29FE" w:rsidRPr="00990AA7" w:rsidDel="007951D9">
          <w:rPr>
            <w:rFonts w:ascii="Times New Roman" w:eastAsia="Times New Roman" w:hAnsi="Times New Roman" w:cs="Times New Roman"/>
          </w:rPr>
          <w:delText>, they</w:delText>
        </w:r>
        <w:r w:rsidRPr="00990AA7" w:rsidDel="007951D9">
          <w:rPr>
            <w:rFonts w:ascii="Times New Roman" w:eastAsia="Times New Roman" w:hAnsi="Times New Roman" w:cs="Times New Roman"/>
          </w:rPr>
          <w:delText xml:space="preserve"> are transitions in which the states of more than one character change in an instant in time (Pagel and Meade 2006). </w:delText>
        </w:r>
        <w:r w:rsidR="00DA68F9" w:rsidRPr="00990AA7" w:rsidDel="007951D9">
          <w:rPr>
            <w:rFonts w:ascii="Times New Roman" w:eastAsia="Times New Roman" w:hAnsi="Times New Roman" w:cs="Times New Roman"/>
          </w:rPr>
          <w:delText xml:space="preserve">These are removed from the mapping matrix because it is assumed that two characters cannot change simultaneously in an instant of time. </w:delText>
        </w:r>
        <w:r w:rsidRPr="00990AA7" w:rsidDel="007951D9">
          <w:rPr>
            <w:rFonts w:ascii="Times New Roman" w:eastAsia="Times New Roman" w:hAnsi="Times New Roman" w:cs="Times New Roman"/>
          </w:rPr>
          <w:delText>As such, the most complex model is not defined by</w:delText>
        </w:r>
        <w:r w:rsidR="00E91BB5" w:rsidRPr="00990AA7" w:rsidDel="007951D9">
          <w:rPr>
            <w:rFonts w:ascii="Times New Roman" w:eastAsia="Times New Roman" w:hAnsi="Times New Roman" w:cs="Times New Roman"/>
          </w:rPr>
          <w:delText xml:space="preserve"> </w:delText>
        </w:r>
      </w:del>
      <m:oMath>
        <m:r>
          <w:del w:id="233" w:author="Boyko, James" w:date="2025-06-16T09:22:00Z" w16du:dateUtc="2025-06-16T12:22:00Z">
            <w:rPr>
              <w:rFonts w:ascii="Cambria Math" w:hAnsi="Cambria Math"/>
            </w:rPr>
            <m:t>k=S×</m:t>
          </w:del>
        </m:r>
        <m:d>
          <m:dPr>
            <m:ctrlPr>
              <w:del w:id="234" w:author="Boyko, James" w:date="2025-06-16T09:22:00Z" w16du:dateUtc="2025-06-16T12:22:00Z">
                <w:rPr>
                  <w:rFonts w:ascii="Cambria Math" w:hAnsi="Cambria Math"/>
                </w:rPr>
              </w:del>
            </m:ctrlPr>
          </m:dPr>
          <m:e>
            <m:r>
              <w:del w:id="235" w:author="Boyko, James" w:date="2025-06-16T09:22:00Z" w16du:dateUtc="2025-06-16T12:22:00Z">
                <w:rPr>
                  <w:rFonts w:ascii="Cambria Math" w:hAnsi="Cambria Math"/>
                </w:rPr>
                <m:t>S-1</m:t>
              </w:del>
            </m:r>
          </m:e>
        </m:d>
        <m:r>
          <w:del w:id="236" w:author="Boyko, James" w:date="2025-06-16T09:22:00Z" w16du:dateUtc="2025-06-16T12:22:00Z">
            <w:rPr>
              <w:rFonts w:ascii="Cambria Math" w:hAnsi="Cambria Math"/>
            </w:rPr>
            <m:t xml:space="preserve"> </m:t>
          </w:del>
        </m:r>
      </m:oMath>
      <w:del w:id="237" w:author="Boyko, James" w:date="2025-06-16T09:22:00Z" w16du:dateUtc="2025-06-16T12:22:00Z">
        <w:r w:rsidRPr="00990AA7" w:rsidDel="007951D9">
          <w:rPr>
            <w:rFonts w:ascii="Times New Roman" w:eastAsia="Times New Roman" w:hAnsi="Times New Roman" w:cs="Times New Roman"/>
          </w:rPr>
          <w:delText xml:space="preserve">parameters (which would be the case if all possible transitions were allowed). Rather, it is defined by </w:delText>
        </w:r>
      </w:del>
      <m:oMath>
        <m:r>
          <w:del w:id="238" w:author="Boyko, James" w:date="2025-06-16T09:22:00Z" w16du:dateUtc="2025-06-16T12:22:00Z">
            <w:rPr>
              <w:rFonts w:ascii="Cambria Math" w:hAnsi="Cambria Math"/>
            </w:rPr>
            <m:t>k=</m:t>
          </w:del>
        </m:r>
        <m:d>
          <m:dPr>
            <m:ctrlPr>
              <w:del w:id="239" w:author="Boyko, James" w:date="2025-06-16T09:22:00Z" w16du:dateUtc="2025-06-16T12:22:00Z">
                <w:rPr>
                  <w:rFonts w:ascii="Cambria Math" w:hAnsi="Cambria Math"/>
                </w:rPr>
              </w:del>
            </m:ctrlPr>
          </m:dPr>
          <m:e>
            <m:nary>
              <m:naryPr>
                <m:chr m:val="∑"/>
                <m:ctrlPr>
                  <w:del w:id="240" w:author="Boyko, James" w:date="2025-06-16T09:22:00Z" w16du:dateUtc="2025-06-16T12:22:00Z">
                    <w:rPr>
                      <w:rFonts w:ascii="Cambria Math" w:hAnsi="Cambria Math"/>
                    </w:rPr>
                  </w:del>
                </m:ctrlPr>
              </m:naryPr>
              <m:sub>
                <m:r>
                  <w:del w:id="241" w:author="Boyko, James" w:date="2025-06-16T09:22:00Z" w16du:dateUtc="2025-06-16T12:22:00Z">
                    <w:rPr>
                      <w:rFonts w:ascii="Cambria Math" w:hAnsi="Cambria Math"/>
                    </w:rPr>
                    <m:t>m=1</m:t>
                  </w:del>
                </m:r>
              </m:sub>
              <m:sup>
                <m:r>
                  <w:del w:id="242" w:author="Boyko, James" w:date="2025-06-16T09:22:00Z" w16du:dateUtc="2025-06-16T12:22:00Z">
                    <w:rPr>
                      <w:rFonts w:ascii="Cambria Math" w:hAnsi="Cambria Math"/>
                    </w:rPr>
                    <m:t>C</m:t>
                  </w:del>
                </m:r>
              </m:sup>
              <m:e>
                <m:d>
                  <m:dPr>
                    <m:ctrlPr>
                      <w:del w:id="243" w:author="Boyko, James" w:date="2025-06-16T09:22:00Z" w16du:dateUtc="2025-06-16T12:22:00Z">
                        <w:rPr>
                          <w:rFonts w:ascii="Cambria Math" w:hAnsi="Cambria Math"/>
                        </w:rPr>
                      </w:del>
                    </m:ctrlPr>
                  </m:dPr>
                  <m:e>
                    <m:sSub>
                      <m:sSubPr>
                        <m:ctrlPr>
                          <w:del w:id="244" w:author="Boyko, James" w:date="2025-06-16T09:22:00Z" w16du:dateUtc="2025-06-16T12:22:00Z">
                            <w:rPr>
                              <w:rFonts w:ascii="Cambria Math" w:hAnsi="Cambria Math"/>
                            </w:rPr>
                          </w:del>
                        </m:ctrlPr>
                      </m:sSubPr>
                      <m:e>
                        <m:r>
                          <w:del w:id="245" w:author="Boyko, James" w:date="2025-06-16T09:22:00Z" w16du:dateUtc="2025-06-16T12:22:00Z">
                            <w:rPr>
                              <w:rFonts w:ascii="Cambria Math" w:hAnsi="Cambria Math"/>
                            </w:rPr>
                            <m:t>s</m:t>
                          </w:del>
                        </m:r>
                      </m:e>
                      <m:sub>
                        <m:r>
                          <w:del w:id="246" w:author="Boyko, James" w:date="2025-06-16T09:22:00Z" w16du:dateUtc="2025-06-16T12:22:00Z">
                            <w:rPr>
                              <w:rFonts w:ascii="Cambria Math" w:hAnsi="Cambria Math"/>
                            </w:rPr>
                            <m:t>m</m:t>
                          </w:del>
                        </m:r>
                      </m:sub>
                    </m:sSub>
                    <m:r>
                      <w:del w:id="247" w:author="Boyko, James" w:date="2025-06-16T09:22:00Z" w16du:dateUtc="2025-06-16T12:22:00Z">
                        <w:rPr>
                          <w:rFonts w:ascii="Cambria Math" w:hAnsi="Cambria Math"/>
                        </w:rPr>
                        <m:t>-1</m:t>
                      </w:del>
                    </m:r>
                  </m:e>
                </m:d>
              </m:e>
            </m:nary>
          </m:e>
        </m:d>
        <m:r>
          <w:del w:id="248" w:author="Boyko, James" w:date="2025-06-16T09:22:00Z" w16du:dateUtc="2025-06-16T12:22:00Z">
            <w:rPr>
              <w:rFonts w:ascii="Cambria Math" w:hAnsi="Cambria Math"/>
            </w:rPr>
            <m:t xml:space="preserve">×S </m:t>
          </w:del>
        </m:r>
      </m:oMath>
      <w:del w:id="249" w:author="Boyko, James" w:date="2025-06-16T09:22:00Z" w16du:dateUtc="2025-06-16T12:22:00Z">
        <w:r w:rsidRPr="00990AA7" w:rsidDel="007951D9">
          <w:rPr>
            <w:rFonts w:ascii="Times New Roman" w:eastAsia="Times New Roman" w:hAnsi="Times New Roman" w:cs="Times New Roman"/>
          </w:rPr>
          <w:delText xml:space="preserve">for a single rate class. </w:delText>
        </w:r>
      </w:del>
    </w:p>
    <w:p w14:paraId="0CC82EBF"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Phylogenetically informed k-fold cross validation</w:t>
      </w:r>
    </w:p>
    <w:p w14:paraId="76B61A78" w14:textId="30CC9449"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optimize </w:t>
      </w:r>
      <m:oMath>
        <m:r>
          <w:rPr>
            <w:rFonts w:ascii="Cambria Math" w:hAnsi="Cambria Math"/>
          </w:rPr>
          <m:t>λ</m:t>
        </m:r>
      </m:oMath>
      <w:r w:rsidR="00DF1F80" w:rsidRPr="00990AA7">
        <w:rPr>
          <w:rFonts w:ascii="Times New Roman" w:eastAsia="Times New Roman" w:hAnsi="Times New Roman" w:cs="Times New Roman"/>
        </w:rPr>
        <w:t xml:space="preserve"> </w:t>
      </w:r>
      <w:r w:rsidRPr="00990AA7">
        <w:rPr>
          <w:rFonts w:ascii="Times New Roman" w:eastAsia="Times New Roman" w:hAnsi="Times New Roman" w:cs="Times New Roman"/>
        </w:rPr>
        <w:t>I choose to employ a phylogenetically informed k-fold cross-validation procedure</w:t>
      </w:r>
      <w:r w:rsidR="007B5360" w:rsidRPr="00990AA7">
        <w:rPr>
          <w:rFonts w:ascii="Times New Roman" w:eastAsia="Times New Roman" w:hAnsi="Times New Roman" w:cs="Times New Roman"/>
        </w:rPr>
        <w:t xml:space="preserve"> across the tips of the phylogeny</w:t>
      </w:r>
      <w:r w:rsidRPr="00990AA7">
        <w:rPr>
          <w:rFonts w:ascii="Times New Roman" w:eastAsia="Times New Roman" w:hAnsi="Times New Roman" w:cs="Times New Roman"/>
        </w:rPr>
        <w:t xml:space="preserve">. K-fold cross-validation is a common way to optimize </w:t>
      </w:r>
      <m:oMath>
        <m:r>
          <w:rPr>
            <w:rFonts w:ascii="Cambria Math" w:hAnsi="Cambria Math"/>
          </w:rPr>
          <m:t>λ</m:t>
        </m:r>
      </m:oMath>
      <w:r w:rsidR="008853C7"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when using regularization </w:t>
      </w:r>
      <w:r w:rsidR="00924357">
        <w:rPr>
          <w:rFonts w:ascii="Times New Roman" w:eastAsia="Times New Roman" w:hAnsi="Times New Roman" w:cs="Times New Roman"/>
        </w:rPr>
        <w:fldChar w:fldCharType="begin"/>
      </w:r>
      <w:r w:rsidR="00924357">
        <w:rPr>
          <w:rFonts w:ascii="Times New Roman" w:eastAsia="Times New Roman" w:hAnsi="Times New Roman" w:cs="Times New Roman"/>
        </w:rPr>
        <w:instrText xml:space="preserve"> ADDIN ZOTERO_ITEM CSL_CITATION {"citationID":"OTukC3nI","properties":{"formattedCitation":"(Hastie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924357">
        <w:rPr>
          <w:rFonts w:ascii="Times New Roman" w:eastAsia="Times New Roman" w:hAnsi="Times New Roman" w:cs="Times New Roman"/>
        </w:rPr>
        <w:fldChar w:fldCharType="separate"/>
      </w:r>
      <w:r w:rsidR="00924357">
        <w:rPr>
          <w:rFonts w:ascii="Times New Roman" w:eastAsia="Times New Roman" w:hAnsi="Times New Roman" w:cs="Times New Roman"/>
          <w:noProof/>
        </w:rPr>
        <w:t>(Hastie et al. 2009)</w:t>
      </w:r>
      <w:r w:rsidR="0092435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Pr="00990AA7">
        <w:rPr>
          <w:rFonts w:ascii="Times New Roman" w:eastAsia="Times New Roman" w:hAnsi="Times New Roman" w:cs="Times New Roman"/>
        </w:rPr>
        <w:t xml:space="preserve">is the number of tips in the k-th fold, </w:t>
      </w:r>
      <m:oMath>
        <m:sSub>
          <m:sSubPr>
            <m:ctrlPr>
              <w:rPr>
                <w:rFonts w:ascii="Cambria Math" w:hAnsi="Cambria Math"/>
              </w:rPr>
            </m:ctrlPr>
          </m:sSubPr>
          <m:e>
            <m:r>
              <w:rPr>
                <w:rFonts w:ascii="Cambria Math" w:hAnsi="Cambria Math"/>
              </w:rPr>
              <m:t>L</m:t>
            </m:r>
          </m:e>
          <m:sub>
            <m:r>
              <w:rPr>
                <w:rFonts w:ascii="Cambria Math" w:hAnsi="Cambria Math"/>
              </w:rPr>
              <m:t>i</m:t>
            </m:r>
          </m:sub>
        </m:sSub>
      </m:oMath>
      <w:ins w:id="250" w:author="Boyko, James" w:date="2025-06-14T11:35:00Z" w16du:dateUtc="2025-06-14T14:35:00Z">
        <w:r w:rsidR="00E95C8F">
          <w:rPr>
            <w:rFonts w:ascii="Times New Roman" w:eastAsia="Times New Roman" w:hAnsi="Times New Roman" w:cs="Times New Roman"/>
          </w:rPr>
          <w:t xml:space="preserve"> </w:t>
        </w:r>
      </w:ins>
      <w:del w:id="251" w:author="Boyko, James" w:date="2025-06-14T11:36:00Z" w16du:dateUtc="2025-06-14T14:36:00Z">
        <w:r w:rsidRPr="00990AA7" w:rsidDel="00E95C8F">
          <w:rPr>
            <w:rFonts w:ascii="Times New Roman" w:eastAsia="Times New Roman" w:hAnsi="Times New Roman" w:cs="Times New Roman"/>
          </w:rPr>
          <w:delText xml:space="preserve">is </w:delText>
        </w:r>
      </w:del>
      <w:ins w:id="252" w:author="Boyko, James" w:date="2025-06-14T11:36:00Z" w16du:dateUtc="2025-06-14T14:36:00Z">
        <w:r w:rsidR="00E95C8F">
          <w:rPr>
            <w:rFonts w:ascii="Times New Roman" w:eastAsia="Times New Roman" w:hAnsi="Times New Roman" w:cs="Times New Roman"/>
          </w:rPr>
          <w:t>are</w:t>
        </w:r>
        <w:r w:rsidR="00E95C8F"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the observed </w:t>
      </w:r>
      <w:ins w:id="253" w:author="Boyko, James" w:date="2025-06-14T11:39:00Z" w16du:dateUtc="2025-06-14T14:39:00Z">
        <w:r w:rsidR="00452A71">
          <w:rPr>
            <w:rFonts w:ascii="Times New Roman" w:eastAsia="Times New Roman" w:hAnsi="Times New Roman" w:cs="Times New Roman"/>
          </w:rPr>
          <w:t xml:space="preserve">state </w:t>
        </w:r>
      </w:ins>
      <w:r w:rsidRPr="00990AA7">
        <w:rPr>
          <w:rFonts w:ascii="Times New Roman" w:eastAsia="Times New Roman" w:hAnsi="Times New Roman" w:cs="Times New Roman"/>
        </w:rPr>
        <w:t>likelihoods at the tips of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54" w:author="Boyko, James" w:date="2025-06-14T11:39:00Z" w16du:dateUtc="2025-06-14T14:39:00Z">
        <w:r w:rsidR="00452A71">
          <w:rPr>
            <w:rFonts w:ascii="Times New Roman" w:eastAsia="Times New Roman" w:hAnsi="Times New Roman" w:cs="Times New Roman"/>
          </w:rPr>
          <w:t xml:space="preserve"> (1 for the observed state and 0 for an u</w:t>
        </w:r>
      </w:ins>
      <w:ins w:id="255" w:author="Boyko, James" w:date="2025-06-14T11:40:00Z" w16du:dateUtc="2025-06-14T14:40:00Z">
        <w:r w:rsidR="00452A71">
          <w:rPr>
            <w:rFonts w:ascii="Times New Roman" w:eastAsia="Times New Roman" w:hAnsi="Times New Roman" w:cs="Times New Roman"/>
          </w:rPr>
          <w:t>nobserved state)</w:t>
        </w:r>
      </w:ins>
      <w:r w:rsidRPr="00990AA7">
        <w:rPr>
          <w:rFonts w:ascii="Times New Roman" w:eastAsia="Times New Roman" w:hAnsi="Times New Roman" w:cs="Times New Roman"/>
        </w:rPr>
        <w:t>,</w:t>
      </w:r>
      <w:r w:rsidR="00F41606" w:rsidRPr="00990AA7">
        <w:rPr>
          <w:rFonts w:ascii="Times New Roman" w:eastAsia="Times New Roman" w:hAnsi="Times New Roman" w:cs="Times New Roma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are the predicted state</w:t>
      </w:r>
      <w:ins w:id="256" w:author="Boyko, James" w:date="2025-06-14T11:39:00Z" w16du:dateUtc="2025-06-14T14:39:00Z">
        <w:r w:rsidR="008911E3">
          <w:rPr>
            <w:rFonts w:ascii="Times New Roman" w:eastAsia="Times New Roman" w:hAnsi="Times New Roman" w:cs="Times New Roman"/>
          </w:rPr>
          <w:t xml:space="preserve"> likelihoods</w:t>
        </w:r>
      </w:ins>
      <w:del w:id="257" w:author="Boyko, James" w:date="2025-06-14T11:39:00Z" w16du:dateUtc="2025-06-14T14:39:00Z">
        <w:r w:rsidRPr="00990AA7" w:rsidDel="008911E3">
          <w:rPr>
            <w:rFonts w:ascii="Times New Roman" w:eastAsia="Times New Roman" w:hAnsi="Times New Roman" w:cs="Times New Roman"/>
          </w:rPr>
          <w:delText>s</w:delText>
        </w:r>
      </w:del>
      <w:r w:rsidRPr="00990AA7">
        <w:rPr>
          <w:rFonts w:ascii="Times New Roman" w:eastAsia="Times New Roman" w:hAnsi="Times New Roman" w:cs="Times New Roman"/>
        </w:rPr>
        <w:t xml:space="preserve"> for the tips in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58" w:author="Boyko, James" w:date="2025-06-14T11:36:00Z" w16du:dateUtc="2025-06-14T14:36:00Z">
        <w:r w:rsidR="00E95C8F">
          <w:rPr>
            <w:rFonts w:ascii="Times New Roman" w:eastAsia="Times New Roman" w:hAnsi="Times New Roman" w:cs="Times New Roman"/>
          </w:rPr>
          <w:t>,</w:t>
        </w:r>
      </w:ins>
      <w:r w:rsidRPr="00990AA7">
        <w:rPr>
          <w:rFonts w:ascii="Times New Roman" w:eastAsia="Times New Roman" w:hAnsi="Times New Roman" w:cs="Times New Roman"/>
        </w:rPr>
        <w:t xml:space="preserve"> and </w:t>
      </w:r>
      <m:oMath>
        <m:r>
          <w:rPr>
            <w:rFonts w:ascii="Cambria Math" w:hAnsi="Cambria Math"/>
          </w:rPr>
          <m:t>D</m:t>
        </m:r>
      </m:oMath>
      <w:r w:rsidRPr="00990AA7">
        <w:rPr>
          <w:rFonts w:ascii="Times New Roman" w:eastAsia="Times New Roman" w:hAnsi="Times New Roman" w:cs="Times New Roman"/>
        </w:rPr>
        <w:t xml:space="preserve"> is the Jensen-Shannon (JS) divergence (or any form of divergence more generally). The k scores are then averaged over all folds to obtain a single score for the model. The JS divergence is chosen because it </w:t>
      </w:r>
      <w:ins w:id="259" w:author="Boyko, James" w:date="2025-06-14T10:06:00Z" w16du:dateUtc="2025-06-14T13:06:00Z">
        <w:r w:rsidR="009B0CAD">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sidR="00F41606" w:rsidRPr="00990AA7">
        <w:rPr>
          <w:rFonts w:ascii="Times New Roman" w:eastAsia="Times New Roman" w:hAnsi="Times New Roman" w:cs="Times New Roman"/>
        </w:rPr>
        <w:t xml:space="preserve"> </w:t>
      </w:r>
      <w:r w:rsidR="00200A77">
        <w:rPr>
          <w:rFonts w:ascii="Times New Roman" w:eastAsia="Times New Roman" w:hAnsi="Times New Roman" w:cs="Times New Roman"/>
        </w:rPr>
        <w:fldChar w:fldCharType="begin"/>
      </w:r>
      <w:r w:rsidR="00200A77">
        <w:rPr>
          <w:rFonts w:ascii="Times New Roman" w:eastAsia="Times New Roman" w:hAnsi="Times New Roman" w:cs="Times New Roman"/>
        </w:rPr>
        <w:instrText xml:space="preserve"> ADDIN ZOTERO_ITEM CSL_CITATION {"citationID":"MqWxYWpO","properties":{"formattedCitation":"(Rohlf 2001)","plainCitation":"(Rohlf 2001)","noteIndex":0},"citationItems":[{"id":1034,"uris":["http://zotero.org/users/local/TCNekpWa/items/6YHKA4EY"],"itemData":{"id":1034,"type":"article-journal","abstract":"This study is concerned with statistical methods used for the analysis of comparative data (in which observations are not expected to be independent because they are sampled across phylogenetically related species). The phylogenetically independent contrasts (PIC), phylogenetic generalized least-squares (PGLS), and phylogenetic autocorrelation (PA) methods are compared. Although the independent contrasts are not orthogonal, they are independent if the data conform to the Brownian motion model of evolution on which they are based. It is shown that uncentered correlations and regressions through the origin using the PIC method are identical to those obtained using PGLS with an intercept included in the model. The PIC method is a special case of PGLS. Corrected standard errors are given for estimates of the ancestral states based on the PGLS approach. The treatment of trees with hard polytomies is discussed and is shown to be an algorithmic rather than a statistical problem. Some of the relationships among the methods are shown graphically using the multivariate space in which variables are represented as vectors with respect to OTUs used as coordinate axes. The maximum-likelihood estimate of the autoregressive parameter, ρ, has not been computed correctly in previous studies (an appendix with MATLAB code provides a corrected algorithm). The importance of the eigenvalues and eigenvectors of the connection matrix, W, for the distribution of ρ is discussed. The PA method is shown to have several problems that limit its usefulness in comparative studies. Although the PA method is a generalized least-squares procedure, it cannot be made equivalent to the PGLS method using a phylogenetic model.","container-title":"Evolution","DOI":"10.1111/j.0014-3820.2001.tb00731.x","ISSN":"1558-5646","issue":"11","language":"en","note":"_eprint: https://onlinelibrary.wiley.com/doi/pdf/10.1111/j.0014-3820.2001.tb00731.x","page":"2143-2160","source":"Wiley Online Library","title":"Comparative Methods for the Analysis of Continuous Variables: Geometric Interpretations","title-short":"Comparative Methods for the Analysis of Continuous Variables","volume":"55","author":[{"family":"Rohlf","given":"F. James"}],"issued":{"date-parts":[["2001"]]}}}],"schema":"https://github.com/citation-style-language/schema/raw/master/csl-citation.json"} </w:instrText>
      </w:r>
      <w:r w:rsidR="00200A77">
        <w:rPr>
          <w:rFonts w:ascii="Times New Roman" w:eastAsia="Times New Roman" w:hAnsi="Times New Roman" w:cs="Times New Roman"/>
        </w:rPr>
        <w:fldChar w:fldCharType="separate"/>
      </w:r>
      <w:r w:rsidR="00200A77">
        <w:rPr>
          <w:rFonts w:ascii="Times New Roman" w:eastAsia="Times New Roman" w:hAnsi="Times New Roman" w:cs="Times New Roman"/>
          <w:noProof/>
        </w:rPr>
        <w:t>(Rohlf 2001)</w:t>
      </w:r>
      <w:r w:rsidR="00200A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w:t>
      </w:r>
      <w:r w:rsidRPr="00990AA7">
        <w:rPr>
          <w:rFonts w:ascii="Times New Roman" w:eastAsia="Times New Roman" w:hAnsi="Times New Roman" w:cs="Times New Roman"/>
        </w:rPr>
        <w:lastRenderedPageBreak/>
        <w:t>phylogenetically even sampling between the k-folds</w:t>
      </w:r>
      <w:del w:id="260" w:author="Boyko, James" w:date="2025-06-14T11:41:00Z" w16du:dateUtc="2025-06-14T14:41:00Z">
        <w:r w:rsidRPr="00990AA7" w:rsidDel="00C81F97">
          <w:rPr>
            <w:rFonts w:ascii="Times New Roman" w:eastAsia="Times New Roman" w:hAnsi="Times New Roman" w:cs="Times New Roman"/>
          </w:rPr>
          <w:delText xml:space="preserve">. </w:delText>
        </w:r>
      </w:del>
      <w:ins w:id="261" w:author="Boyko, James" w:date="2025-06-14T11:41:00Z" w16du:dateUtc="2025-06-14T14:41:00Z">
        <w:r w:rsidR="00C81F97">
          <w:rPr>
            <w:rFonts w:ascii="Times New Roman" w:eastAsia="Times New Roman" w:hAnsi="Times New Roman" w:cs="Times New Roman"/>
          </w:rPr>
          <w:t>, where</w:t>
        </w:r>
        <w:r w:rsidR="00C81F97" w:rsidRPr="00990AA7">
          <w:rPr>
            <w:rFonts w:ascii="Times New Roman" w:eastAsia="Times New Roman" w:hAnsi="Times New Roman" w:cs="Times New Roman"/>
          </w:rPr>
          <w:t xml:space="preserve"> </w:t>
        </w:r>
      </w:ins>
      <m:oMath>
        <m:r>
          <w:ins w:id="262" w:author="Boyko, James" w:date="2025-06-14T11:41:00Z" w16du:dateUtc="2025-06-14T14:41:00Z">
            <w:rPr>
              <w:rFonts w:ascii="Cambria Math" w:hAnsi="Cambria Math"/>
            </w:rPr>
            <m:t>w</m:t>
          </w:ins>
        </m:r>
      </m:oMath>
      <w:ins w:id="263" w:author="Boyko, James" w:date="2025-06-14T11:41:00Z" w16du:dateUtc="2025-06-14T14:41:00Z">
        <w:r w:rsidR="00C81F97">
          <w:rPr>
            <w:rFonts w:ascii="Times New Roman" w:eastAsia="Times New Roman" w:hAnsi="Times New Roman" w:cs="Times New Roman"/>
          </w:rPr>
          <w:t xml:space="preserve"> </w:t>
        </w:r>
      </w:ins>
      <w:ins w:id="264" w:author="Boyko, James" w:date="2025-06-14T11:43:00Z" w16du:dateUtc="2025-06-14T14:43:00Z">
        <w:r w:rsidR="00C81F97" w:rsidRPr="00C81F97">
          <w:rPr>
            <w:rFonts w:ascii="Times New Roman" w:eastAsia="Times New Roman" w:hAnsi="Times New Roman" w:cs="Times New Roman"/>
          </w:rPr>
          <w:t>is roughly proportional to the phylogenetic uniqueness of each species</w:t>
        </w:r>
        <w:r w:rsidR="00C81F97">
          <w:rPr>
            <w:rFonts w:ascii="Times New Roman" w:eastAsia="Times New Roman" w:hAnsi="Times New Roman" w:cs="Times New Roman"/>
          </w:rPr>
          <w:t>.</w:t>
        </w:r>
      </w:ins>
    </w:p>
    <w:p w14:paraId="43225991"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 Bias and variance of parameter estimates</w:t>
      </w:r>
    </w:p>
    <w:p w14:paraId="17D2DFC7" w14:textId="710A776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{"citationID":"nWU35wTv","properties":{"formattedCitation":"(Hastie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(Hastie et al. 2009)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less well studied in the context of phylogenetic comparative methods (but see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{"citationID":"0VUxAUSD","properties":{"formattedCitation":"(Khabbazian et al. 2016; Clavel et al. 2019)","plainCitation":"(Khabbazian et al. 2016; Clavel et al. 2019)","noteIndex":0},"citationItems":[{"id":444,"uris":["http://zotero.org/users/local/TCNekpWa/items/C7YSR9TI"],"itemData":{"id":444,"type":"article-journal","abstract":"The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Evolution","DOI":"10.1111/2041-210X.12534","ISSN":"2041-210X","issue":"7","language":"en","license":"© 2016 The Authors. Methods in Ecology and Evolution © 2016 British Ecological Society","page":"811–824","title":"Fast and accurate detection of evolutionary shifts in Ornstein–Uhlenbeck models","volume":"7","author":[{"family":"Khabbazian","given":"Mohammad"},{"family":"Kriebel","given":"Ricardo"},{"family":"Rohe","given":"Karl"},{"family":"Ané","given":"Cécile"}],"issued":{"date-parts":[["2016"]]}}},{"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Khabbazian et al. 2016; Clavel et al. 2019)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14:paraId="0FDF8F71" w14:textId="7348A0B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w:t>
      </w:r>
      <w:r w:rsidR="004B12CD" w:rsidRPr="00990AA7">
        <w:rPr>
          <w:rFonts w:ascii="Times New Roman" w:eastAsia="Times New Roman" w:hAnsi="Times New Roman" w:cs="Times New Roman"/>
        </w:rPr>
        <w:t>It</w:t>
      </w:r>
      <w:r w:rsidR="007B5360" w:rsidRPr="00990AA7">
        <w:rPr>
          <w:rFonts w:ascii="Times New Roman" w:eastAsia="Times New Roman" w:hAnsi="Times New Roman" w:cs="Times New Roman"/>
        </w:rPr>
        <w:t xml:space="preserve"> was not required that all state combinations had to be observed. </w:t>
      </w:r>
      <w:r w:rsidRPr="00990AA7">
        <w:rPr>
          <w:rFonts w:ascii="Times New Roman" w:eastAsia="Times New Roman" w:hAnsi="Times New Roman" w:cs="Times New Roman"/>
        </w:rPr>
        <w:t xml:space="preserve">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w:t>
      </w:r>
      <w:proofErr w:type="spellStart"/>
      <w:r w:rsidRPr="00990AA7">
        <w:rPr>
          <w:rFonts w:ascii="Times New Roman" w:eastAsia="Times New Roman" w:hAnsi="Times New Roman" w:cs="Times New Roman"/>
        </w:rPr>
        <w:t>TreeSim</w:t>
      </w:r>
      <w:proofErr w:type="spellEnd"/>
      <w:r w:rsidRPr="00990AA7">
        <w:rPr>
          <w:rFonts w:ascii="Times New Roman" w:eastAsia="Times New Roman" w:hAnsi="Times New Roman" w:cs="Times New Roman"/>
        </w:rPr>
        <w:t xml:space="preserve"> </w:t>
      </w:r>
      <w:r w:rsidR="00D603D2">
        <w:rPr>
          <w:rFonts w:ascii="Times New Roman" w:eastAsia="Times New Roman" w:hAnsi="Times New Roman" w:cs="Times New Roman"/>
        </w:rPr>
        <w:fldChar w:fldCharType="begin"/>
      </w:r>
      <w:r w:rsidR="00D603D2">
        <w:rPr>
          <w:rFonts w:ascii="Times New Roman" w:eastAsia="Times New Roman" w:hAnsi="Times New Roman" w:cs="Times New Roman"/>
        </w:rPr>
        <w:instrText xml:space="preserve"> ADDIN ZOTERO_ITEM CSL_CITATION {"citationID":"Ob86yvZX","properties":{"formattedCitation":"(Stadler 2019)","plainCitation":"(Stadler 2019)","noteIndex":0},"citationItems":[{"id":791,"uris":["http://zotero.org/users/local/TCNekpWa/items/4W8C4TR5"],"itemData":{"id":791,"type":"document","abstract":"Simulation methods for phylogenetic trees where (i) all tips are sampled at one time point or (ii) tips are sampled sequentially through time. (i) For sampling at one time point, simulations are performed under a constant rate birth-death process, conditioned on having a fixed number of final tips (sim.bd.taxa()), or a fixed age (sim.bd.age()), or a fixed age and number of tips (sim.bd.taxa.age()). When conditioning on the number of final tips, the method allows for shifts in rates and mass extinction events during the birth-death process (sim.rateshift.taxa()). The function sim.bd.age() (and sim.rateshift.taxa() without extinction) allow the speciation rate to change in a density-dependent way. The LTT plots of the simulations can be displayed using LTT.plot(), LTT.plot.gen() and LTT.average.root(). TreeSim further samples trees with n final tips from a set of trees generated by the common sampling algorithm stopping when a fixed number m\\textgreater\\textgreatern of tips is first reached (sim.gsa.taxa()). This latter method is appropriate for m-tip trees generated under a big class of models (details in the sim.gsa.taxa() man page). For incomplete phylogeny, the missing speciation events can be added through simulations (corsim()). (ii) sim.rateshifts.taxa() is generalized to sim.bdsky.stt() for serially sampled trees, where the trees are conditioned on either the number of sampled tips or the age. Furthermore, for a multitype-branching process with sequential sampling, trees on a fixed number of tips can be simulated using sim.bdtypes.stt.taxa(). This function further allows to simulate under epidemiological models with an exposed class. The function sim.genespeciestree() simulates coalescent gene trees within birth-death species trees, and sim.genetree() simulates coalescent gene trees.","license":"GPL-2","title":"TreeSim: Simulating Phylogenetic Trees","title-short":"TreeSim","URL":"https://cran.r-project.org/web/packages/TreeSim/index.html","author":[{"family":"Stadler","given":"Tanja"}],"accessed":{"date-parts":[["2024",8,5]]},"issued":{"date-parts":[["2019",4]]}}}],"schema":"https://github.com/citation-style-language/schema/raw/master/csl-citation.json"} </w:instrText>
      </w:r>
      <w:r w:rsidR="00D603D2">
        <w:rPr>
          <w:rFonts w:ascii="Times New Roman" w:eastAsia="Times New Roman" w:hAnsi="Times New Roman" w:cs="Times New Roman"/>
        </w:rPr>
        <w:fldChar w:fldCharType="separate"/>
      </w:r>
      <w:r w:rsidR="00D603D2">
        <w:rPr>
          <w:rFonts w:ascii="Times New Roman" w:eastAsia="Times New Roman" w:hAnsi="Times New Roman" w:cs="Times New Roman"/>
          <w:noProof/>
        </w:rPr>
        <w:t>(Stadler 2019)</w:t>
      </w:r>
      <w:r w:rsidR="00D603D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732EFEA8" w14:textId="51C029A4" w:rsidR="00612D29"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Discrete character models are fit using the R-package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w:t>
      </w:r>
      <w:r w:rsidR="003D6CF2">
        <w:rPr>
          <w:rFonts w:ascii="Times New Roman" w:eastAsia="Times New Roman" w:hAnsi="Times New Roman" w:cs="Times New Roman"/>
        </w:rPr>
        <w:fldChar w:fldCharType="begin"/>
      </w:r>
      <w:r w:rsidR="003D6CF2">
        <w:rPr>
          <w:rFonts w:ascii="Times New Roman" w:eastAsia="Times New Roman" w:hAnsi="Times New Roman" w:cs="Times New Roman"/>
        </w:rPr>
        <w:instrText xml:space="preserve"> ADDIN ZOTERO_ITEM CSL_CITATION {"citationID":"KwDNrSs2","properties":{"formattedCitation":"(Beaulieu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6CF2">
        <w:rPr>
          <w:rFonts w:ascii="Times New Roman" w:eastAsia="Times New Roman" w:hAnsi="Times New Roman" w:cs="Times New Roman"/>
        </w:rPr>
        <w:fldChar w:fldCharType="separate"/>
      </w:r>
      <w:r w:rsidR="003D6CF2">
        <w:rPr>
          <w:rFonts w:ascii="Times New Roman" w:eastAsia="Times New Roman" w:hAnsi="Times New Roman" w:cs="Times New Roman"/>
          <w:noProof/>
        </w:rPr>
        <w:t>(Beaulieu et al. 2022)</w:t>
      </w:r>
      <w:r w:rsidR="003D6C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with the simulating model structure (i.e., ARD) specified. Models are fit with no penalty term (unregularized), an</w:t>
      </w:r>
      <w:r w:rsidRPr="00990AA7">
        <w:rPr>
          <w:rFonts w:ascii="Times New Roman" w:eastAsia="Times New Roman" w:hAnsi="Times New Roman" w:cs="Times New Roman"/>
          <w:i/>
          <w:iCs/>
        </w:rPr>
        <w:t xml:space="preserve"> er</w:t>
      </w:r>
      <w:r w:rsidRPr="00990AA7">
        <w:rPr>
          <w:rFonts w:ascii="Times New Roman" w:eastAsia="Times New Roman" w:hAnsi="Times New Roman" w:cs="Times New Roman"/>
        </w:rPr>
        <w:t xml:space="preserve"> penalty term, an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penalty term, and an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penalty term with </w:t>
      </w:r>
      <m:oMath>
        <m:r>
          <w:rPr>
            <w:rFonts w:ascii="Cambria Math" w:hAnsi="Cambria Math"/>
          </w:rPr>
          <m:t>λ=1</m:t>
        </m:r>
      </m:oMath>
      <w:r w:rsidRPr="00990AA7">
        <w:rPr>
          <w:rFonts w:ascii="Times New Roman" w:eastAsia="Times New Roman" w:hAnsi="Times New Roman" w:cs="Times New Roman"/>
        </w:rPr>
        <w:t xml:space="preserve">. The maximum likelihood estimates are then compared to the simulating values and their bias, variance, and Root Mean Squared </w:t>
      </w:r>
      <w:r w:rsidRPr="00990AA7">
        <w:rPr>
          <w:rFonts w:ascii="Times New Roman" w:eastAsia="Times New Roman" w:hAnsi="Times New Roman" w:cs="Times New Roman"/>
        </w:rPr>
        <w:lastRenderedPageBreak/>
        <w:t xml:space="preserve">Error (RMSE) evaluated. Note that hidden Markov models are not included in Simulation Study I because, for trees of this size, it would be difficult to simulate data which consistently had a strong signal of rate heterogeneity </w:t>
      </w:r>
      <w:r w:rsidR="00CA3ED8">
        <w:rPr>
          <w:rFonts w:ascii="Times New Roman" w:eastAsia="Times New Roman" w:hAnsi="Times New Roman" w:cs="Times New Roman"/>
        </w:rPr>
        <w:fldChar w:fldCharType="begin"/>
      </w:r>
      <w:r w:rsidR="00CA3ED8">
        <w:rPr>
          <w:rFonts w:ascii="Times New Roman" w:eastAsia="Times New Roman" w:hAnsi="Times New Roman" w:cs="Times New Roman"/>
        </w:rPr>
        <w:instrText xml:space="preserve"> ADDIN ZOTERO_ITEM CSL_CITATION {"citationID":"HiAZ09Vb","properties":{"formattedCitation":"(Boyko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CA3ED8">
        <w:rPr>
          <w:rFonts w:ascii="Times New Roman" w:eastAsia="Times New Roman" w:hAnsi="Times New Roman" w:cs="Times New Roman"/>
        </w:rPr>
        <w:fldChar w:fldCharType="separate"/>
      </w:r>
      <w:r w:rsidR="00CA3ED8">
        <w:rPr>
          <w:rFonts w:ascii="Times New Roman" w:eastAsia="Times New Roman" w:hAnsi="Times New Roman" w:cs="Times New Roman"/>
          <w:noProof/>
        </w:rPr>
        <w:t>(Boyko and Beaulieu 2021)</w:t>
      </w:r>
      <w:r w:rsidR="00CA3ED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means that regularized models would show an inflated negative bias as parameters in a second-rate class would be estimated as 0 when there is weak evidence of hidden rates. </w:t>
      </w:r>
    </w:p>
    <w:p w14:paraId="0EC630D2"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II: Automatic model selection</w:t>
      </w:r>
    </w:p>
    <w:p w14:paraId="644BB17E" w14:textId="44CB57D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sidRPr="00990AA7">
        <w:rPr>
          <w:rFonts w:ascii="Times New Roman" w:eastAsia="Times New Roman" w:hAnsi="Times New Roman" w:cs="Times New Roman"/>
          <w:i/>
          <w:iCs/>
        </w:rPr>
        <w:t>Simulation Study II</w:t>
      </w:r>
      <w:r w:rsidRPr="00990AA7">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Specifically, I simulate data under: (1) a correlated model, which captures the influence of two or more traits on each other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{"citationID":"9jSdimxU","properties":{"formattedCitation":"(Pagel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(Pagel 1994)</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(2) an ordered and unidirectional model of trait change (e.g.,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{"citationID":"dAKF4R4O","properties":{"formattedCitation":"(Skinner et al. 2008)","plainCitation":"(Skinner et al. 2008)","noteIndex":0},"citationItems":[{"id":909,"uris":["http://zotero.org/users/local/TCNekpWa/items/QDGCRBX5"],"itemData":{"id":909,"type":"article-journal","abstract":"The Australian scincid clade Lerista provides perhaps the best available model for studying limb reduction in squamates (lizards and snakes), comprising more than 75 species displaying a remarkable variety of digit configurations, from pentadactyl to entirely limbless conditions. We investigated the pattern and rate of limb reduction and loss in Lerista, employing a comprehensive phylogeny inferred from nucleotide sequences for a nuclear intron and six mitochondrial genes.","container-title":"BMC Evolutionary Biology","DOI":"10.1186/1471-2148-8-310","ISSN":"1471-2148","issue":"1","language":"en","page":"310","title":"Rapid and repeated limb loss in a clade of scincid lizards","volume":"8","author":[{"family":"Skinner","given":"Adam"},{"family":"Lee","given":"Michael SY"},{"family":"Hutchinson","given":"Mark N."}],"issued":{"date-parts":[["2008",11]]}}}],"schema":"https://github.com/citation-style-language/schema/raw/master/csl-citation.json"}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Skinner et al. 2008)</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(3) a hidden Markov model, where there is an unobserved factor causing rate variation in an observed character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{"citationID":"vsdtIDAH","properties":{"formattedCitation":"(Felsenstein and Churchill 1996; Beaulieu et al. 2013; Boyko and Beaulieu 2021)","plainCitation":"(Felsenstein and Churchill 1996; Beaulieu et al. 2013; Boyko and Beaulieu 2021)","noteIndex":0},"citationItems":[{"id":795,"uris":["http://zotero.org/users/local/TCNekpWa/items/FC896I9X"],"itemData":{"id":795,"type":"article-journal","abstract":"The method of Hidden Markov Models is used to allow for unequal and unknown evolutionary rates at different sites in molecular sequences. Rates of evolution at different sites are assumed to be drawn from a set of possible rates, with a finite number of possibilities. The overall likelihood of phylogeny is calculated as a sum of terms, each term being the probability of the data given a particular assignment of rates to sites, times the prior probability of that particular combination of rates. The probabilities of different rate combinations are specified by a stationary Markov chain that assigns rate categories to sites. While there will be a very large number of possible ways of assigning rates to sites, a simple recursive algorithm allows the contributions to the likelihood from all possible combinations of rates to be summed, in a time proportional to the number of different rates at a single site. Thus with three rates, the effort involved is no greater than three times that for a single rate. This \"Hidden Markov Model\" method allows for rates to differ between sites and for correlations between the rates of neighboring sites. By summing over all possibilities it does not require us to know the rates at individual sites. However, it does not allow for correlation of rates at nonadjacent sites, nor does it allow for a continuous distribution of rates over sites. It is shown how to use the Newton-Raphson method to estimate branch lengths of a phylogeny and to infer from a phylogeny what assignment of rates to sites has the largest posterior probability. An example is given using beta-hemoglobin DNA sequences in eight mammal species; the regions of high and low evolutionary rates are inferred and also the average length of patches of similar rates.","container-title":"Molecular Biology and Evolution","DOI":"10.1093/oxfordjournals.molbev.a025575","ISSN":"0737-4038","issue":"1","page":"93–104","title":"A Hidden Markov Model approach to variation among sites in rate of evolution.","volume":"13","author":[{"family":"Felsenstein","given":"J"},{"family":"Churchill","given":"G A"}],"issued":{"date-parts":[["1996",1]]}}},{"id":586,"uris":["http://zotero.org/users/local/TCNekpWa/items/VJMTJAF6"],"itemData":{"id":586,"type":"article-journal","abstract":"The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(Felsenstein and Churchill 1996; Beaulieu et al. 2013; Boyko and Beaulieu 2021)</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14:paraId="46E51A5F" w14:textId="353782C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When the generating model is consistent with Pagel’s (1994) correlated model, 100 datasets are simulated under mapping matrix </w:t>
      </w:r>
      <w:proofErr w:type="spellStart"/>
      <w:r w:rsidRPr="00990AA7">
        <w:rPr>
          <w:rFonts w:ascii="Times New Roman" w:eastAsia="Times New Roman" w:hAnsi="Times New Roman" w:cs="Times New Roman"/>
        </w:rPr>
        <w:t>M</w:t>
      </w:r>
      <w:r w:rsidRPr="00990AA7">
        <w:rPr>
          <w:rFonts w:ascii="Times New Roman" w:eastAsia="Times New Roman" w:hAnsi="Times New Roman" w:cs="Times New Roman"/>
          <w:vertAlign w:val="subscript"/>
        </w:rPr>
        <w:t>corr</w:t>
      </w:r>
      <w:proofErr w:type="spellEnd"/>
      <w:r w:rsidRPr="00990AA7">
        <w:rPr>
          <w:rFonts w:ascii="Times New Roman" w:eastAsia="Times New Roman" w:hAnsi="Times New Roman" w:cs="Times New Roman"/>
        </w:rPr>
        <w:t xml:space="preserve"> transition rates of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=10</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=5</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=0.1</m:t>
        </m:r>
      </m:oMath>
      <w:r w:rsidRPr="00990AA7">
        <w:rPr>
          <w:rFonts w:ascii="Times New Roman" w:eastAsia="Times New Roman" w:hAnsi="Times New Roman" w:cs="Times New Roman"/>
        </w:rPr>
        <w:t>, and</w:t>
      </w:r>
      <w:r w:rsidR="00F87086"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ins w:id="265" w:author="Boyko, James" w:date="2025-06-14T08:23:00Z" w16du:dateUtc="2025-06-14T11:23:00Z">
        <w:r w:rsidR="00F71DAA">
          <w:rPr>
            <w:rFonts w:ascii="Times New Roman" w:eastAsia="Times New Roman" w:hAnsi="Times New Roman" w:cs="Times New Roman"/>
          </w:rPr>
          <w:t xml:space="preserve">. </w:t>
        </w:r>
      </w:ins>
      <w:r w:rsidRPr="00990AA7">
        <w:rPr>
          <w:rFonts w:ascii="Times New Roman" w:eastAsia="Times New Roman" w:hAnsi="Times New Roman" w:cs="Times New Roman"/>
        </w:rPr>
        <w:t>Note that the in-text subscript notation (e.g.</w:t>
      </w:r>
      <w:ins w:id="266" w:author="Boyko, James" w:date="2025-06-14T10:07:00Z" w16du:dateUtc="2025-06-14T13:07:00Z">
        <w:r w:rsidR="009B0CAD">
          <w:rPr>
            <w:rFonts w:ascii="Times New Roman" w:eastAsia="Times New Roman" w:hAnsi="Times New Roman" w:cs="Times New Roman"/>
          </w:rPr>
          <w:t>,</w:t>
        </w:r>
      </w:ins>
      <w:ins w:id="267" w:author="Boyko, James" w:date="2025-06-14T08:23:00Z" w16du:dateUtc="2025-06-14T11:23:00Z">
        <w:r w:rsidR="00F71DAA">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34</m:t>
            </m:r>
          </m:sub>
        </m:sSub>
      </m:oMath>
      <w:r w:rsidRPr="00990AA7">
        <w:rPr>
          <w:rFonts w:ascii="Times New Roman" w:eastAsia="Times New Roman" w:hAnsi="Times New Roman" w:cs="Times New Roman"/>
        </w:rPr>
        <w:t xml:space="preserve">) intentionally differs from those presented in the mapping matrices (e.g., </w:t>
      </w:r>
      <m:oMath>
        <m:sSub>
          <m:sSubPr>
            <m:ctrlPr>
              <w:rPr>
                <w:rFonts w:ascii="Cambria Math" w:hAnsi="Cambria Math"/>
              </w:rPr>
            </m:ctrlPr>
          </m:sSubPr>
          <m:e>
            <m:r>
              <w:rPr>
                <w:rFonts w:ascii="Cambria Math" w:hAnsi="Cambria Math"/>
              </w:rPr>
              <m:t>q</m:t>
            </m:r>
          </m:e>
          <m:sub>
            <m:r>
              <w:ins w:id="268" w:author="Boyko, James" w:date="2025-06-14T08:28:00Z" w16du:dateUtc="2025-06-14T11:28:00Z">
                <w:rPr>
                  <w:rFonts w:ascii="Cambria Math" w:hAnsi="Cambria Math"/>
                </w:rPr>
                <m:t>(</m:t>
              </w:ins>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ins w:id="269" w:author="Boyko, James" w:date="2025-06-14T08:28:00Z" w16du:dateUtc="2025-06-14T11:28:00Z">
                <w:rPr>
                  <w:rFonts w:ascii="Cambria Math" w:hAnsi="Cambria Math"/>
                </w:rPr>
                <m:t>)</m:t>
              </w:ins>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ub>
        </m:sSub>
      </m:oMath>
      <w:r w:rsidRPr="00990AA7">
        <w:rPr>
          <w:rFonts w:ascii="Times New Roman" w:eastAsia="Times New Roman" w:hAnsi="Times New Roman" w:cs="Times New Roman"/>
        </w:rPr>
        <w:t xml:space="preserve">) with the former describing the rate’s location in the matrix and the latter describing the type of transition. A unique pure birth phylogeny (birth rate </w:t>
      </w:r>
      <w:ins w:id="270" w:author="Boyko, James" w:date="2025-06-14T10:07:00Z" w16du:dateUtc="2025-06-14T13:07:00Z">
        <w:r w:rsidR="009B0CA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1 events/MY) with 250 tips is simulated for each dataset and rescaled to have a height of 1. To evaluate whether the dynamics of the correlated model are adequately captured, I quantify how often does the best fitting dredge model find that: (1)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r w:rsidRPr="00990AA7">
        <w:rPr>
          <w:rFonts w:ascii="Times New Roman" w:eastAsia="Times New Roman" w:hAnsi="Times New Roman" w:cs="Times New Roman"/>
        </w:rPr>
        <w:t xml:space="preserve">, (2)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w:t>
      </w:r>
      <w:del w:id="271" w:author="Boyko, James" w:date="2025-06-14T08:31:00Z" w16du:dateUtc="2025-06-14T11:31:00Z">
        <w:r w:rsidRPr="00990AA7" w:rsidDel="006D38AE">
          <w:rPr>
            <w:rFonts w:ascii="Times New Roman" w:eastAsia="Times New Roman" w:hAnsi="Times New Roman" w:cs="Times New Roman"/>
          </w:rPr>
          <w:delText xml:space="preserve">and </w:delText>
        </w:r>
      </w:del>
      <w:del w:id="272" w:author="Boyko, James" w:date="2025-06-14T08:33:00Z" w16du:dateUtc="2025-06-14T11:33:00Z">
        <w:r w:rsidRPr="00990AA7" w:rsidDel="0029711E">
          <w:rPr>
            <w:rFonts w:ascii="Times New Roman" w:eastAsia="Times New Roman" w:hAnsi="Times New Roman" w:cs="Times New Roman"/>
          </w:rPr>
          <w:delText>(3)</w:delText>
        </w:r>
      </w:del>
      <w:ins w:id="273" w:author="Boyko, James" w:date="2025-06-14T08:33:00Z" w16du:dateUtc="2025-06-14T11:33:00Z">
        <w:r w:rsidR="0029711E">
          <w:rPr>
            <w:rFonts w:ascii="Times New Roman" w:eastAsia="Times New Roman" w:hAnsi="Times New Roman" w:cs="Times New Roman"/>
          </w:rPr>
          <w:t>(3)</w:t>
        </w:r>
      </w:ins>
      <m:oMath>
        <m:r>
          <w:ins w:id="274" w:author="Boyko, James" w:date="2025-06-14T08:33:00Z" w16du:dateUtc="2025-06-14T11:33:00Z">
            <w:rPr>
              <w:rFonts w:ascii="Cambria Math" w:eastAsia="Times New Roman" w:hAnsi="Cambria Math" w:cs="Times New Roman"/>
            </w:rPr>
            <m:t xml:space="preserve"> </m:t>
          </w:ins>
        </m:r>
      </m:oMath>
      <w:del w:id="275" w:author="Boyko, James" w:date="2025-06-14T08:33:00Z" w16du:dateUtc="2025-06-14T11:33:00Z">
        <w:r w:rsidRPr="00990AA7" w:rsidDel="0029711E">
          <w:rPr>
            <w:rFonts w:ascii="Times New Roman" w:eastAsia="Times New Roman" w:hAnsi="Times New Roman" w:cs="Times New Roman"/>
          </w:rPr>
          <w:delText xml:space="preserve"> </w:delText>
        </w:r>
      </w:del>
      <m:oMath>
        <m:sSub>
          <m:sSubPr>
            <m:ctrlPr>
              <w:rPr>
                <w:rFonts w:ascii="Cambria Math" w:hAnsi="Cambria Math"/>
              </w:rPr>
            </m:ctrlPr>
          </m:sSubPr>
          <m:e>
            <m:r>
              <w:del w:id="276" w:author="Boyko, James" w:date="2025-06-14T08:33:00Z" w16du:dateUtc="2025-06-14T11:33:00Z">
                <w:rPr>
                  <w:rFonts w:ascii="Cambria Math" w:hAnsi="Cambria Math"/>
                </w:rPr>
                <m:t>q</m:t>
              </w:del>
            </m:r>
            <m:r>
              <w:ins w:id="277" w:author="Boyko, James" w:date="2025-06-14T08:33:00Z" w16du:dateUtc="2025-06-14T11:33:00Z">
                <w:rPr>
                  <w:rFonts w:ascii="Cambria Math" w:hAnsi="Cambria Math"/>
                </w:rPr>
                <m:t>q</m:t>
              </w:ins>
            </m:r>
          </m:e>
          <m:sub>
            <m:r>
              <w:del w:id="278" w:author="Boyko, James" w:date="2025-06-14T08:32:00Z" w16du:dateUtc="2025-06-14T11:32:00Z">
                <w:rPr>
                  <w:rFonts w:ascii="Cambria Math" w:hAnsi="Cambria Math"/>
                </w:rPr>
                <m:t>2</m:t>
              </w:del>
            </m:r>
            <m:r>
              <w:ins w:id="279" w:author="Boyko, James" w:date="2025-06-14T08:32:00Z" w16du:dateUtc="2025-06-14T11:32:00Z">
                <w:rPr>
                  <w:rFonts w:ascii="Cambria Math" w:hAnsi="Cambria Math"/>
                </w:rPr>
                <m:t>1</m:t>
              </w:ins>
            </m:r>
            <m:r>
              <w:del w:id="280" w:author="Boyko, James" w:date="2025-06-14T08:32:00Z" w16du:dateUtc="2025-06-14T11:32:00Z">
                <w:rPr>
                  <w:rFonts w:ascii="Cambria Math" w:hAnsi="Cambria Math"/>
                </w:rPr>
                <m:t>1</m:t>
              </w:del>
            </m:r>
            <m:r>
              <w:ins w:id="281" w:author="Boyko, James" w:date="2025-06-14T08:32:00Z" w16du:dateUtc="2025-06-14T11:32:00Z">
                <w:rPr>
                  <w:rFonts w:ascii="Cambria Math" w:hAnsi="Cambria Math"/>
                </w:rPr>
                <m:t>3</m:t>
              </w:ins>
            </m:r>
          </m:sub>
        </m:sSub>
        <m:r>
          <w:del w:id="282" w:author="Boyko, James" w:date="2025-06-14T08:32:00Z" w16du:dateUtc="2025-06-14T11:32:00Z">
            <w:rPr>
              <w:rFonts w:ascii="Cambria Math" w:hAnsi="Cambria Math"/>
            </w:rPr>
            <m:t>&gt;</m:t>
          </w:del>
        </m:r>
        <m:r>
          <w:ins w:id="283" w:author="Boyko, James" w:date="2025-06-14T08:32:00Z" w16du:dateUtc="2025-06-14T11:32:00Z">
            <w:rPr>
              <w:rFonts w:ascii="Cambria Math" w:hAnsi="Cambria Math"/>
            </w:rPr>
            <m:t>=</m:t>
          </w:ins>
        </m:r>
        <m:sSub>
          <m:sSubPr>
            <m:ctrlPr>
              <w:rPr>
                <w:rFonts w:ascii="Cambria Math" w:hAnsi="Cambria Math"/>
              </w:rPr>
            </m:ctrlPr>
          </m:sSubPr>
          <m:e>
            <m:r>
              <w:del w:id="284" w:author="Boyko, James" w:date="2025-06-14T08:33:00Z" w16du:dateUtc="2025-06-14T11:33:00Z">
                <w:rPr>
                  <w:rFonts w:ascii="Cambria Math" w:hAnsi="Cambria Math"/>
                </w:rPr>
                <m:t>q</m:t>
              </w:del>
            </m:r>
            <m:r>
              <w:ins w:id="285" w:author="Boyko, James" w:date="2025-06-14T08:33:00Z" w16du:dateUtc="2025-06-14T11:33:00Z">
                <w:rPr>
                  <w:rFonts w:ascii="Cambria Math" w:hAnsi="Cambria Math"/>
                </w:rPr>
                <m:t>q</m:t>
              </w:ins>
            </m:r>
          </m:e>
          <m:sub>
            <m:r>
              <w:del w:id="286" w:author="Boyko, James" w:date="2025-06-14T08:32:00Z" w16du:dateUtc="2025-06-14T11:32:00Z">
                <w:rPr>
                  <w:rFonts w:ascii="Cambria Math" w:hAnsi="Cambria Math"/>
                </w:rPr>
                <m:t>3</m:t>
              </w:del>
            </m:r>
            <m:r>
              <w:ins w:id="287" w:author="Boyko, James" w:date="2025-06-14T08:32:00Z" w16du:dateUtc="2025-06-14T11:32:00Z">
                <w:rPr>
                  <w:rFonts w:ascii="Cambria Math" w:hAnsi="Cambria Math"/>
                </w:rPr>
                <m:t>2</m:t>
              </w:ins>
            </m:r>
            <m:r>
              <w:del w:id="288" w:author="Boyko, James" w:date="2025-06-14T08:33:00Z" w16du:dateUtc="2025-06-14T11:33:00Z">
                <w:rPr>
                  <w:rFonts w:ascii="Cambria Math" w:hAnsi="Cambria Math"/>
                </w:rPr>
                <m:t>4</m:t>
              </w:del>
            </m:r>
            <m:r>
              <w:ins w:id="289" w:author="Boyko, James" w:date="2025-06-14T08:33:00Z" w16du:dateUtc="2025-06-14T11:33:00Z">
                <w:rPr>
                  <w:rFonts w:ascii="Cambria Math" w:hAnsi="Cambria Math"/>
                </w:rPr>
                <m:t>4</m:t>
              </w:ins>
            </m:r>
          </m:sub>
        </m:sSub>
        <m:r>
          <w:del w:id="290" w:author="Boyko, James" w:date="2025-06-14T08:31:00Z" w16du:dateUtc="2025-06-14T11:31:00Z">
            <w:rPr>
              <w:rFonts w:ascii="Cambria Math" w:hAnsi="Cambria Math"/>
            </w:rPr>
            <m:t>&gt;</m:t>
          </w:del>
        </m:r>
        <m:sSub>
          <m:sSubPr>
            <m:ctrlPr>
              <w:del w:id="291" w:author="Boyko, James" w:date="2025-06-14T08:31:00Z" w16du:dateUtc="2025-06-14T11:31:00Z">
                <w:rPr>
                  <w:rFonts w:ascii="Cambria Math" w:hAnsi="Cambria Math"/>
                </w:rPr>
              </w:del>
            </m:ctrlPr>
          </m:sSubPr>
          <m:e>
            <m:r>
              <w:del w:id="292" w:author="Boyko, James" w:date="2025-06-14T08:31:00Z" w16du:dateUtc="2025-06-14T11:31:00Z">
                <w:rPr>
                  <w:rFonts w:ascii="Cambria Math" w:hAnsi="Cambria Math"/>
                </w:rPr>
                <m:t>q</m:t>
              </w:del>
            </m:r>
          </m:e>
          <m:sub>
            <m:r>
              <w:del w:id="293" w:author="Boyko, James" w:date="2025-06-14T08:31:00Z" w16du:dateUtc="2025-06-14T11:31:00Z">
                <w:rPr>
                  <w:rFonts w:ascii="Cambria Math" w:hAnsi="Cambria Math"/>
                </w:rPr>
                <m:t>ij</m:t>
              </w:del>
            </m:r>
          </m:sub>
        </m:sSub>
      </m:oMath>
      <w:ins w:id="294" w:author="Boyko, James" w:date="2025-06-14T08:31:00Z" w16du:dateUtc="2025-06-14T11:31:00Z">
        <w:r w:rsidR="006D38AE">
          <w:rPr>
            <w:rFonts w:ascii="Times New Roman" w:eastAsia="Times New Roman" w:hAnsi="Times New Roman" w:cs="Times New Roman"/>
          </w:rPr>
          <w:t xml:space="preserve">, and (4) </w:t>
        </w:r>
      </w:ins>
      <m:oMath>
        <m:sSub>
          <m:sSubPr>
            <m:ctrlPr>
              <w:ins w:id="295" w:author="Boyko, James" w:date="2025-06-14T08:31:00Z" w16du:dateUtc="2025-06-14T11:31:00Z">
                <w:rPr>
                  <w:rFonts w:ascii="Cambria Math" w:hAnsi="Cambria Math"/>
                </w:rPr>
              </w:ins>
            </m:ctrlPr>
          </m:sSubPr>
          <m:e>
            <m:r>
              <w:ins w:id="296" w:author="Boyko, James" w:date="2025-06-14T08:31:00Z" w16du:dateUtc="2025-06-14T11:31:00Z">
                <w:rPr>
                  <w:rFonts w:ascii="Cambria Math" w:hAnsi="Cambria Math"/>
                </w:rPr>
                <m:t>q</m:t>
              </w:ins>
            </m:r>
          </m:e>
          <m:sub>
            <m:r>
              <w:ins w:id="297" w:author="Boyko, James" w:date="2025-06-14T08:32:00Z" w16du:dateUtc="2025-06-14T11:32:00Z">
                <w:rPr>
                  <w:rFonts w:ascii="Cambria Math" w:hAnsi="Cambria Math"/>
                </w:rPr>
                <m:t>3</m:t>
              </w:ins>
            </m:r>
            <m:r>
              <w:ins w:id="298" w:author="Boyko, James" w:date="2025-06-14T08:31:00Z" w16du:dateUtc="2025-06-14T11:31:00Z">
                <w:rPr>
                  <w:rFonts w:ascii="Cambria Math" w:hAnsi="Cambria Math"/>
                </w:rPr>
                <m:t>1</m:t>
              </w:ins>
            </m:r>
          </m:sub>
        </m:sSub>
        <m:r>
          <w:ins w:id="299" w:author="Boyko, James" w:date="2025-06-14T08:32:00Z" w16du:dateUtc="2025-06-14T11:32:00Z">
            <w:rPr>
              <w:rFonts w:ascii="Cambria Math" w:hAnsi="Cambria Math"/>
            </w:rPr>
            <m:t>=</m:t>
          </w:ins>
        </m:r>
        <m:sSub>
          <m:sSubPr>
            <m:ctrlPr>
              <w:ins w:id="300" w:author="Boyko, James" w:date="2025-06-14T08:31:00Z" w16du:dateUtc="2025-06-14T11:31:00Z">
                <w:rPr>
                  <w:rFonts w:ascii="Cambria Math" w:hAnsi="Cambria Math"/>
                </w:rPr>
              </w:ins>
            </m:ctrlPr>
          </m:sSubPr>
          <m:e>
            <m:r>
              <w:ins w:id="301" w:author="Boyko, James" w:date="2025-06-14T08:31:00Z" w16du:dateUtc="2025-06-14T11:31:00Z">
                <w:rPr>
                  <w:rFonts w:ascii="Cambria Math" w:hAnsi="Cambria Math"/>
                </w:rPr>
                <m:t>q</m:t>
              </w:ins>
            </m:r>
          </m:e>
          <m:sub>
            <m:r>
              <w:ins w:id="302" w:author="Boyko, James" w:date="2025-06-14T08:33:00Z" w16du:dateUtc="2025-06-14T11:33:00Z">
                <w:rPr>
                  <w:rFonts w:ascii="Cambria Math" w:hAnsi="Cambria Math"/>
                </w:rPr>
                <m:t>42</m:t>
              </w:ins>
            </m:r>
          </m:sub>
        </m:sSub>
      </m:oMath>
      <w:r w:rsidRPr="00990AA7">
        <w:rPr>
          <w:rFonts w:ascii="Times New Roman" w:eastAsia="Times New Roman" w:hAnsi="Times New Roman" w:cs="Times New Roman"/>
        </w:rPr>
        <w:t>. These comparisons are chosen because they are relevant to the interpretation of the correlated model. Evidence for the correlated model comes from tests of whether changes in the focal character</w:t>
      </w:r>
      <w:del w:id="303" w:author="Boyko, James" w:date="2025-06-14T10:08:00Z" w16du:dateUtc="2025-06-14T13:08:00Z">
        <w:r w:rsidRPr="00990AA7" w:rsidDel="00A5648D">
          <w:rPr>
            <w:rFonts w:ascii="Times New Roman" w:eastAsia="Times New Roman" w:hAnsi="Times New Roman" w:cs="Times New Roman"/>
          </w:rPr>
          <w:delText>,</w:delText>
        </w:r>
      </w:del>
      <w:r w:rsidRPr="00990AA7">
        <w:rPr>
          <w:rFonts w:ascii="Times New Roman" w:eastAsia="Times New Roman" w:hAnsi="Times New Roman" w:cs="Times New Roman"/>
        </w:rPr>
        <w:t xml:space="preserve"> depend on the state of the background character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{"citationID":"O14Pcm5Y","properties":{"formattedCitation":"(Pagel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(Pagel and Meade 2006)</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a hypothetical example, consider the situation in which </w:t>
      </w:r>
      <m:oMath>
        <m:r>
          <w:rPr>
            <w:rFonts w:ascii="Cambria Math" w:hAnsi="Cambria Math"/>
          </w:rPr>
          <m:t>X</m:t>
        </m:r>
      </m:oMath>
      <w:ins w:id="304" w:author="Boyko, James" w:date="2025-06-14T08:33:00Z" w16du:dateUtc="2025-06-14T11:33: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is parity mode and</w:t>
      </w:r>
      <w:ins w:id="305" w:author="Boyko, James" w:date="2025-06-14T08:33:00Z" w16du:dateUtc="2025-06-14T11:33:00Z">
        <w:r w:rsidR="0011132D">
          <w:rPr>
            <w:rFonts w:ascii="Times New Roman" w:eastAsia="Times New Roman" w:hAnsi="Times New Roman" w:cs="Times New Roman"/>
          </w:rPr>
          <w:t xml:space="preserve"> </w:t>
        </w:r>
      </w:ins>
      <m:oMath>
        <m:r>
          <w:rPr>
            <w:rFonts w:ascii="Cambria Math" w:hAnsi="Cambria Math"/>
          </w:rPr>
          <m:t>Y</m:t>
        </m:r>
      </m:oMath>
      <w:r w:rsidRPr="00990AA7">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ins w:id="306"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ins w:id="307"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ins w:id="308"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ins w:id="309"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cold climatic preference. An important factor for the evolutionary transition from egg-laying (oviparity) to live-birth (viviparity) in reptiles is the climate a lineage occupies, with squamate viviparity evolving frequently in colder </w:t>
      </w:r>
      <w:r w:rsidRPr="00990AA7">
        <w:rPr>
          <w:rFonts w:ascii="Times New Roman" w:eastAsia="Times New Roman" w:hAnsi="Times New Roman" w:cs="Times New Roman"/>
        </w:rPr>
        <w:lastRenderedPageBreak/>
        <w:t xml:space="preserve">climates, such as those found at high altitudes and latitudes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{"citationID":"Op0i0j4U","properties":{"formattedCitation":"(Blackbum 1999)","plainCitation":"(Blackbum 1999)","noteIndex":0},"citationItems":[{"id":796,"uris":["http://zotero.org/users/local/TCNekpWa/items/64E273N2"],"itemData":{"id":796,"type":"article-journal","language":"en","title":"Viviparity and Oviparity: Evolution and Reproductive Strategies","author":[{"family":"Blackbum","given":"Daniel G"}],"issued":{"date-parts":[["1999"]]}}}],"schema":"https://github.com/citation-style-language/schema/raw/master/csl-citation.json"}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(Blackbum 1999)</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rPr>
                <w:rFonts w:ascii="Cambria Math" w:hAnsi="Cambria Math"/>
              </w:rPr>
            </m:ctrlPr>
          </m:sSubPr>
          <m:e>
            <m:r>
              <w:rPr>
                <w:rFonts w:ascii="Cambria Math" w:hAnsi="Cambria Math"/>
              </w:rPr>
              <m:t>q</m:t>
            </m:r>
          </m:e>
          <m:sub>
            <m:r>
              <w:rPr>
                <w:rFonts w:ascii="Cambria Math" w:hAnsi="Cambria Math"/>
              </w:rPr>
              <m:t>34</m:t>
            </m:r>
          </m:sub>
        </m:sSub>
      </m:oMath>
      <w:r w:rsidRPr="00990AA7">
        <w:rPr>
          <w:rFonts w:ascii="Times New Roman" w:eastAsia="Times New Roman" w:hAnsi="Times New Roman" w:cs="Times New Roman"/>
        </w:rPr>
        <w:t>) than when the lineage is in a warm environment (</w:t>
      </w:r>
      <m:oMath>
        <m:sSub>
          <m:sSubPr>
            <m:ctrlPr>
              <w:rPr>
                <w:rFonts w:ascii="Cambria Math" w:hAnsi="Cambria Math"/>
              </w:rPr>
            </m:ctrlPr>
          </m:sSubPr>
          <m:e>
            <m:r>
              <w:rPr>
                <w:rFonts w:ascii="Cambria Math" w:hAnsi="Cambria Math"/>
              </w:rPr>
              <m:t>q</m:t>
            </m:r>
          </m:e>
          <m:sub>
            <m:r>
              <w:rPr>
                <w:rFonts w:ascii="Cambria Math" w:hAnsi="Cambria Math"/>
              </w:rPr>
              <m:t>12</m:t>
            </m:r>
          </m:sub>
        </m:sSub>
      </m:oMath>
      <w:r w:rsidRPr="00990AA7">
        <w:rPr>
          <w:rFonts w:ascii="Times New Roman" w:eastAsia="Times New Roman" w:hAnsi="Times New Roman" w:cs="Times New Roman"/>
        </w:rPr>
        <w:t>) and that transitions from viviparity to oviparity are faster when lineages are in a warm environment (</w:t>
      </w:r>
      <m:oMath>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than when they are in a cold environment (</w:t>
      </w:r>
      <m:oMath>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w:t>
      </w:r>
      <w:del w:id="310" w:author="Boyko, James" w:date="2025-06-14T08:34:00Z" w16du:dateUtc="2025-06-14T11:34:00Z">
        <w:r w:rsidRPr="00990AA7" w:rsidDel="0011132D">
          <w:rPr>
            <w:rFonts w:ascii="Times New Roman" w:eastAsia="Times New Roman" w:hAnsi="Times New Roman" w:cs="Times New Roman"/>
          </w:rPr>
          <w:delText xml:space="preserve">the </w:delText>
        </w:r>
      </w:del>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w:t>
      </w:r>
      <w:del w:id="311" w:author="Boyko, James" w:date="2025-06-14T08:34:00Z" w16du:dateUtc="2025-06-14T11:34:00Z">
        <w:r w:rsidRPr="00990AA7" w:rsidDel="0011132D">
          <w:rPr>
            <w:rFonts w:ascii="Times New Roman" w:eastAsia="Times New Roman" w:hAnsi="Times New Roman" w:cs="Times New Roman"/>
          </w:rPr>
          <w:delText xml:space="preserve">framework </w:delText>
        </w:r>
      </w:del>
      <w:r w:rsidRPr="00990AA7">
        <w:rPr>
          <w:rFonts w:ascii="Times New Roman" w:eastAsia="Times New Roman" w:hAnsi="Times New Roman" w:cs="Times New Roman"/>
        </w:rPr>
        <w:t xml:space="preserve">consistently finds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ins w:id="312"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then it would seem to adequately capture correlated trait dynamics. </w:t>
      </w:r>
      <w:ins w:id="313" w:author="Boyko, James" w:date="2025-06-14T08:34:00Z" w16du:dateUtc="2025-06-14T11:34:00Z">
        <w:r w:rsidR="0011132D">
          <w:rPr>
            <w:rFonts w:ascii="Times New Roman" w:eastAsia="Times New Roman" w:hAnsi="Times New Roman" w:cs="Times New Roman"/>
          </w:rPr>
          <w:t>Additional</w:t>
        </w:r>
      </w:ins>
      <w:ins w:id="314" w:author="Boyko, James" w:date="2025-06-14T08:35:00Z" w16du:dateUtc="2025-06-14T11:35:00Z">
        <w:r w:rsidR="0011132D">
          <w:rPr>
            <w:rFonts w:ascii="Times New Roman" w:eastAsia="Times New Roman" w:hAnsi="Times New Roman" w:cs="Times New Roman"/>
          </w:rPr>
          <w:t xml:space="preserve">ly, the simulation includes a negative control. </w:t>
        </w:r>
      </w:ins>
      <w:ins w:id="315" w:author="Boyko, James" w:date="2025-06-14T08:36:00Z" w16du:dateUtc="2025-06-14T11:36:00Z">
        <w:r w:rsidR="0011132D">
          <w:rPr>
            <w:rFonts w:ascii="Times New Roman" w:eastAsia="Times New Roman" w:hAnsi="Times New Roman" w:cs="Times New Roman"/>
          </w:rPr>
          <w:t xml:space="preserve">For this simulation, transitions between </w:t>
        </w:r>
      </w:ins>
      <w:ins w:id="316" w:author="Boyko, James" w:date="2025-06-14T08:37:00Z" w16du:dateUtc="2025-06-14T11:37:00Z">
        <w:r w:rsidR="0011132D">
          <w:rPr>
            <w:rFonts w:ascii="Times New Roman" w:eastAsia="Times New Roman" w:hAnsi="Times New Roman" w:cs="Times New Roman"/>
          </w:rPr>
          <w:t>climate</w:t>
        </w:r>
      </w:ins>
      <w:ins w:id="317" w:author="Boyko, James" w:date="2025-06-14T08:36:00Z" w16du:dateUtc="2025-06-14T11:36:00Z">
        <w:r w:rsidR="0011132D">
          <w:rPr>
            <w:rFonts w:ascii="Times New Roman" w:eastAsia="Times New Roman" w:hAnsi="Times New Roman" w:cs="Times New Roman"/>
          </w:rPr>
          <w:t xml:space="preserve"> do not dependent on the presence of viviparity or oviparity. </w:t>
        </w:r>
      </w:ins>
      <w:ins w:id="318" w:author="Boyko, James" w:date="2025-06-14T08:37:00Z" w16du:dateUtc="2025-06-14T11:37:00Z">
        <w:r w:rsidR="0011132D">
          <w:rPr>
            <w:rFonts w:ascii="Times New Roman" w:eastAsia="Times New Roman" w:hAnsi="Times New Roman" w:cs="Times New Roman"/>
          </w:rPr>
          <w:t xml:space="preserve">This is captured by tests (3) and (4) examine whether transitions from </w:t>
        </w:r>
      </w:ins>
      <w:ins w:id="319" w:author="Boyko, James" w:date="2025-06-14T08:38:00Z" w16du:dateUtc="2025-06-14T11:38:00Z">
        <w:r w:rsidR="0011132D">
          <w:rPr>
            <w:rFonts w:ascii="Times New Roman" w:eastAsia="Times New Roman" w:hAnsi="Times New Roman" w:cs="Times New Roman"/>
          </w:rPr>
          <w:t>warm to cold climates (</w:t>
        </w:r>
      </w:ins>
      <m:oMath>
        <m:sSub>
          <m:sSubPr>
            <m:ctrlPr>
              <w:ins w:id="320" w:author="Boyko, James" w:date="2025-06-14T08:37:00Z" w16du:dateUtc="2025-06-14T11:37:00Z">
                <w:rPr>
                  <w:rFonts w:ascii="Cambria Math" w:hAnsi="Cambria Math"/>
                </w:rPr>
              </w:ins>
            </m:ctrlPr>
          </m:sSubPr>
          <m:e>
            <m:r>
              <w:ins w:id="321" w:author="Boyko, James" w:date="2025-06-14T08:37:00Z" w16du:dateUtc="2025-06-14T11:37:00Z">
                <w:rPr>
                  <w:rFonts w:ascii="Cambria Math" w:hAnsi="Cambria Math"/>
                </w:rPr>
                <m:t>q</m:t>
              </w:ins>
            </m:r>
          </m:e>
          <m:sub>
            <m:r>
              <w:ins w:id="322" w:author="Boyko, James" w:date="2025-06-14T08:37:00Z" w16du:dateUtc="2025-06-14T11:37:00Z">
                <w:rPr>
                  <w:rFonts w:ascii="Cambria Math" w:hAnsi="Cambria Math"/>
                </w:rPr>
                <m:t>13</m:t>
              </w:ins>
            </m:r>
          </m:sub>
        </m:sSub>
        <m:r>
          <w:ins w:id="323" w:author="Boyko, James" w:date="2025-06-14T08:37:00Z" w16du:dateUtc="2025-06-14T11:37:00Z">
            <w:rPr>
              <w:rFonts w:ascii="Cambria Math" w:hAnsi="Cambria Math"/>
            </w:rPr>
            <m:t>=</m:t>
          </w:ins>
        </m:r>
        <m:sSub>
          <m:sSubPr>
            <m:ctrlPr>
              <w:ins w:id="324" w:author="Boyko, James" w:date="2025-06-14T08:37:00Z" w16du:dateUtc="2025-06-14T11:37:00Z">
                <w:rPr>
                  <w:rFonts w:ascii="Cambria Math" w:hAnsi="Cambria Math"/>
                </w:rPr>
              </w:ins>
            </m:ctrlPr>
          </m:sSubPr>
          <m:e>
            <m:r>
              <w:ins w:id="325" w:author="Boyko, James" w:date="2025-06-14T08:37:00Z" w16du:dateUtc="2025-06-14T11:37:00Z">
                <w:rPr>
                  <w:rFonts w:ascii="Cambria Math" w:hAnsi="Cambria Math"/>
                </w:rPr>
                <m:t>q</m:t>
              </w:ins>
            </m:r>
          </m:e>
          <m:sub>
            <m:r>
              <w:ins w:id="326" w:author="Boyko, James" w:date="2025-06-14T08:37:00Z" w16du:dateUtc="2025-06-14T11:37:00Z">
                <w:rPr>
                  <w:rFonts w:ascii="Cambria Math" w:hAnsi="Cambria Math"/>
                </w:rPr>
                <m:t>24</m:t>
              </w:ins>
            </m:r>
          </m:sub>
        </m:sSub>
      </m:oMath>
      <w:ins w:id="327" w:author="Boyko, James" w:date="2025-06-14T08:38:00Z" w16du:dateUtc="2025-06-14T11:38:00Z">
        <w:r w:rsidR="0011132D">
          <w:rPr>
            <w:rFonts w:ascii="Times New Roman" w:eastAsia="Times New Roman" w:hAnsi="Times New Roman" w:cs="Times New Roman"/>
          </w:rPr>
          <w:t xml:space="preserve">) </w:t>
        </w:r>
      </w:ins>
      <w:ins w:id="328" w:author="Boyko, James" w:date="2025-06-14T08:37:00Z" w16du:dateUtc="2025-06-14T11:37:00Z">
        <w:r w:rsidR="0011132D">
          <w:rPr>
            <w:rFonts w:ascii="Times New Roman" w:eastAsia="Times New Roman" w:hAnsi="Times New Roman" w:cs="Times New Roman"/>
          </w:rPr>
          <w:t xml:space="preserve">and </w:t>
        </w:r>
      </w:ins>
      <w:ins w:id="329" w:author="Boyko, James" w:date="2025-06-14T08:38:00Z" w16du:dateUtc="2025-06-14T11:38:00Z">
        <w:r w:rsidR="0011132D">
          <w:rPr>
            <w:rFonts w:ascii="Times New Roman" w:eastAsia="Times New Roman" w:hAnsi="Times New Roman" w:cs="Times New Roman"/>
          </w:rPr>
          <w:t>cold to warm climates (</w:t>
        </w:r>
      </w:ins>
      <m:oMath>
        <m:sSub>
          <m:sSubPr>
            <m:ctrlPr>
              <w:ins w:id="330" w:author="Boyko, James" w:date="2025-06-14T08:37:00Z" w16du:dateUtc="2025-06-14T11:37:00Z">
                <w:rPr>
                  <w:rFonts w:ascii="Cambria Math" w:hAnsi="Cambria Math"/>
                </w:rPr>
              </w:ins>
            </m:ctrlPr>
          </m:sSubPr>
          <m:e>
            <m:r>
              <w:ins w:id="331" w:author="Boyko, James" w:date="2025-06-14T08:37:00Z" w16du:dateUtc="2025-06-14T11:37:00Z">
                <w:rPr>
                  <w:rFonts w:ascii="Cambria Math" w:hAnsi="Cambria Math"/>
                </w:rPr>
                <m:t>q</m:t>
              </w:ins>
            </m:r>
          </m:e>
          <m:sub>
            <m:r>
              <w:ins w:id="332" w:author="Boyko, James" w:date="2025-06-14T08:37:00Z" w16du:dateUtc="2025-06-14T11:37:00Z">
                <w:rPr>
                  <w:rFonts w:ascii="Cambria Math" w:hAnsi="Cambria Math"/>
                </w:rPr>
                <m:t>31</m:t>
              </w:ins>
            </m:r>
          </m:sub>
        </m:sSub>
        <m:r>
          <w:ins w:id="333" w:author="Boyko, James" w:date="2025-06-14T08:37:00Z" w16du:dateUtc="2025-06-14T11:37:00Z">
            <w:rPr>
              <w:rFonts w:ascii="Cambria Math" w:hAnsi="Cambria Math"/>
            </w:rPr>
            <m:t>=</m:t>
          </w:ins>
        </m:r>
        <m:sSub>
          <m:sSubPr>
            <m:ctrlPr>
              <w:ins w:id="334" w:author="Boyko, James" w:date="2025-06-14T08:37:00Z" w16du:dateUtc="2025-06-14T11:37:00Z">
                <w:rPr>
                  <w:rFonts w:ascii="Cambria Math" w:hAnsi="Cambria Math"/>
                </w:rPr>
              </w:ins>
            </m:ctrlPr>
          </m:sSubPr>
          <m:e>
            <m:r>
              <w:ins w:id="335" w:author="Boyko, James" w:date="2025-06-14T08:37:00Z" w16du:dateUtc="2025-06-14T11:37:00Z">
                <w:rPr>
                  <w:rFonts w:ascii="Cambria Math" w:hAnsi="Cambria Math"/>
                </w:rPr>
                <m:t>q</m:t>
              </w:ins>
            </m:r>
          </m:e>
          <m:sub>
            <m:r>
              <w:ins w:id="336" w:author="Boyko, James" w:date="2025-06-14T08:37:00Z" w16du:dateUtc="2025-06-14T11:37:00Z">
                <w:rPr>
                  <w:rFonts w:ascii="Cambria Math" w:hAnsi="Cambria Math"/>
                </w:rPr>
                <m:t>42</m:t>
              </w:ins>
            </m:r>
          </m:sub>
        </m:sSub>
      </m:oMath>
      <w:ins w:id="337" w:author="Boyko, James" w:date="2025-06-14T08:38:00Z" w16du:dateUtc="2025-06-14T11:38:00Z">
        <w:r w:rsidR="0011132D">
          <w:rPr>
            <w:rFonts w:ascii="Times New Roman" w:eastAsia="Times New Roman" w:hAnsi="Times New Roman" w:cs="Times New Roman"/>
          </w:rPr>
          <w:t xml:space="preserve">) are the same regardless of </w:t>
        </w:r>
      </w:ins>
      <w:ins w:id="338" w:author="Boyko, James" w:date="2025-06-14T08:39:00Z" w16du:dateUtc="2025-06-14T11:39:00Z">
        <w:r w:rsidR="0011132D">
          <w:rPr>
            <w:rFonts w:ascii="Times New Roman" w:eastAsia="Times New Roman" w:hAnsi="Times New Roman" w:cs="Times New Roman"/>
          </w:rPr>
          <w:t>the reproductive mode.</w:t>
        </w:r>
      </w:ins>
      <w:del w:id="339" w:author="Boyko, James" w:date="2025-06-14T08:39:00Z" w16du:dateUtc="2025-06-14T11:39:00Z">
        <w:r w:rsidRPr="00990AA7" w:rsidDel="0011132D">
          <w:rPr>
            <w:rFonts w:ascii="Times New Roman" w:eastAsia="Times New Roman" w:hAnsi="Times New Roman" w:cs="Times New Roman"/>
          </w:rPr>
          <w:delText>The final test (</w:delText>
        </w:r>
      </w:del>
      <m:oMath>
        <m:sSub>
          <m:sSubPr>
            <m:ctrlPr>
              <w:del w:id="340" w:author="Boyko, James" w:date="2025-06-14T08:39:00Z" w16du:dateUtc="2025-06-14T11:39:00Z">
                <w:rPr>
                  <w:rFonts w:ascii="Cambria Math" w:hAnsi="Cambria Math"/>
                </w:rPr>
              </w:del>
            </m:ctrlPr>
          </m:sSubPr>
          <m:e>
            <m:r>
              <w:del w:id="341" w:author="Boyko, James" w:date="2025-06-14T08:39:00Z" w16du:dateUtc="2025-06-14T11:39:00Z">
                <w:rPr>
                  <w:rFonts w:ascii="Cambria Math" w:hAnsi="Cambria Math"/>
                </w:rPr>
                <m:t>q</m:t>
              </w:del>
            </m:r>
          </m:e>
          <m:sub>
            <m:r>
              <w:del w:id="342" w:author="Boyko, James" w:date="2025-06-14T08:39:00Z" w16du:dateUtc="2025-06-14T11:39:00Z">
                <w:rPr>
                  <w:rFonts w:ascii="Cambria Math" w:hAnsi="Cambria Math"/>
                </w:rPr>
                <m:t>34</m:t>
              </w:del>
            </m:r>
          </m:sub>
        </m:sSub>
        <m:r>
          <w:del w:id="343" w:author="Boyko, James" w:date="2025-06-14T08:39:00Z" w16du:dateUtc="2025-06-14T11:39:00Z">
            <w:rPr>
              <w:rFonts w:ascii="Cambria Math" w:hAnsi="Cambria Math"/>
            </w:rPr>
            <m:t>&gt;</m:t>
          </w:del>
        </m:r>
        <m:sSub>
          <m:sSubPr>
            <m:ctrlPr>
              <w:del w:id="344" w:author="Boyko, James" w:date="2025-06-14T08:39:00Z" w16du:dateUtc="2025-06-14T11:39:00Z">
                <w:rPr>
                  <w:rFonts w:ascii="Cambria Math" w:hAnsi="Cambria Math"/>
                </w:rPr>
              </w:del>
            </m:ctrlPr>
          </m:sSubPr>
          <m:e>
            <m:r>
              <w:del w:id="345" w:author="Boyko, James" w:date="2025-06-14T08:39:00Z" w16du:dateUtc="2025-06-14T11:39:00Z">
                <w:rPr>
                  <w:rFonts w:ascii="Cambria Math" w:hAnsi="Cambria Math"/>
                </w:rPr>
                <m:t>q</m:t>
              </w:del>
            </m:r>
          </m:e>
          <m:sub>
            <m:r>
              <w:del w:id="346" w:author="Boyko, James" w:date="2025-06-14T08:39:00Z" w16du:dateUtc="2025-06-14T11:39:00Z">
                <w:rPr>
                  <w:rFonts w:ascii="Cambria Math" w:hAnsi="Cambria Math"/>
                </w:rPr>
                <m:t>21</m:t>
              </w:del>
            </m:r>
          </m:sub>
        </m:sSub>
        <m:r>
          <w:del w:id="347" w:author="Boyko, James" w:date="2025-06-14T08:39:00Z" w16du:dateUtc="2025-06-14T11:39:00Z">
            <w:rPr>
              <w:rFonts w:ascii="Cambria Math" w:hAnsi="Cambria Math"/>
            </w:rPr>
            <m:t>&gt;</m:t>
          </w:del>
        </m:r>
        <m:sSub>
          <m:sSubPr>
            <m:ctrlPr>
              <w:del w:id="348" w:author="Boyko, James" w:date="2025-06-14T08:39:00Z" w16du:dateUtc="2025-06-14T11:39:00Z">
                <w:rPr>
                  <w:rFonts w:ascii="Cambria Math" w:hAnsi="Cambria Math"/>
                </w:rPr>
              </w:del>
            </m:ctrlPr>
          </m:sSubPr>
          <m:e>
            <m:r>
              <w:del w:id="349" w:author="Boyko, James" w:date="2025-06-14T08:39:00Z" w16du:dateUtc="2025-06-14T11:39:00Z">
                <w:rPr>
                  <w:rFonts w:ascii="Cambria Math" w:hAnsi="Cambria Math"/>
                </w:rPr>
                <m:t>q</m:t>
              </w:del>
            </m:r>
          </m:e>
          <m:sub>
            <m:r>
              <w:del w:id="350" w:author="Boyko, James" w:date="2025-06-14T08:39:00Z" w16du:dateUtc="2025-06-14T11:39:00Z">
                <w:rPr>
                  <w:rFonts w:ascii="Cambria Math" w:hAnsi="Cambria Math"/>
                </w:rPr>
                <m:t>ij</m:t>
              </w:del>
            </m:r>
          </m:sub>
        </m:sSub>
      </m:oMath>
      <w:del w:id="351" w:author="Boyko, James" w:date="2025-06-14T08:39:00Z" w16du:dateUtc="2025-06-14T11:39:00Z">
        <w:r w:rsidRPr="00990AA7" w:rsidDel="0011132D">
          <w:rPr>
            <w:rFonts w:ascii="Times New Roman" w:eastAsia="Times New Roman" w:hAnsi="Times New Roman" w:cs="Times New Roman"/>
          </w:rPr>
          <w:delText>) determines whether the the fastest and slowest transition rates maintain the same order, though this is a less important comparison with respect to correlated character evolution.</w:delText>
        </w:r>
      </w:del>
      <w:r w:rsidRPr="00990AA7">
        <w:rPr>
          <w:rFonts w:ascii="Times New Roman" w:eastAsia="Times New Roman" w:hAnsi="Times New Roman" w:cs="Times New Roman"/>
        </w:rPr>
        <w:t xml:space="preserve"> </w:t>
      </w:r>
    </w:p>
    <w:p w14:paraId="5E31820E" w14:textId="0BA3F2CE" w:rsidR="00EB0295" w:rsidRPr="003C582B" w:rsidRDefault="00000000" w:rsidP="00B20478">
      <w:pPr>
        <w:pStyle w:val="BodyText"/>
        <w:spacing w:after="0" w:line="360" w:lineRule="auto"/>
        <w:rPr>
          <w:rFonts w:ascii="Times New Roman" w:eastAsia="Times New Roman" w:hAnsi="Times New Roman" w:cs="Times New Roman"/>
          <w:sz w:val="32"/>
          <w:szCs w:val="32"/>
          <w:rPrChange w:id="352" w:author="Boyko, James" w:date="2025-06-16T09:50:00Z" w16du:dateUtc="2025-06-16T12:50: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rPr>
                  <w:rFonts w:ascii="Cambria Math" w:hAnsi="Cambria Math"/>
                  <w:sz w:val="22"/>
                  <w:szCs w:val="22"/>
                  <w:rPrChange w:id="353" w:author="Boyko, James" w:date="2025-06-16T09:50:00Z" w16du:dateUtc="2025-06-16T12:50:00Z">
                    <w:rPr>
                      <w:rFonts w:ascii="Cambria Math" w:hAnsi="Cambria Math"/>
                    </w:rPr>
                  </w:rPrChange>
                </w:rPr>
                <m:t>M</m:t>
              </m:r>
            </m:e>
            <m:sub>
              <m:r>
                <w:rPr>
                  <w:rFonts w:ascii="Cambria Math" w:hAnsi="Cambria Math"/>
                  <w:sz w:val="22"/>
                  <w:szCs w:val="22"/>
                  <w:rPrChange w:id="354" w:author="Boyko, James" w:date="2025-06-16T09:50:00Z" w16du:dateUtc="2025-06-16T12:50:00Z">
                    <w:rPr>
                      <w:rFonts w:ascii="Cambria Math" w:hAnsi="Cambria Math"/>
                    </w:rPr>
                  </w:rPrChange>
                </w:rPr>
                <m:t>corr</m:t>
              </m:r>
            </m:sub>
          </m:sSub>
          <m:r>
            <w:rPr>
              <w:rFonts w:ascii="Cambria Math" w:hAnsi="Cambria Math"/>
              <w:sz w:val="22"/>
              <w:szCs w:val="22"/>
              <w:rPrChange w:id="355" w:author="Boyko, James" w:date="2025-06-16T09:50:00Z" w16du:dateUtc="2025-06-16T12:50: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356" w:author="Boyko, James" w:date="2025-06-16T09:50:00Z" w16du:dateUtc="2025-06-16T12:50:00Z">
                              <w:rPr>
                                <w:rFonts w:ascii="Cambria Math" w:hAnsi="Cambria Math"/>
                              </w:rPr>
                            </w:rPrChange>
                          </w:rPr>
                          <m:t>X</m:t>
                        </m:r>
                      </m:e>
                      <m:sub>
                        <m:r>
                          <w:rPr>
                            <w:rFonts w:ascii="Cambria Math" w:hAnsi="Cambria Math"/>
                            <w:sz w:val="22"/>
                            <w:szCs w:val="22"/>
                            <w:rPrChange w:id="357"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358" w:author="Boyko, James" w:date="2025-06-16T09:50:00Z" w16du:dateUtc="2025-06-16T12:50:00Z">
                              <w:rPr>
                                <w:rFonts w:ascii="Cambria Math" w:hAnsi="Cambria Math"/>
                              </w:rPr>
                            </w:rPrChange>
                          </w:rPr>
                          <m:t>Y</m:t>
                        </m:r>
                      </m:e>
                      <m:sub>
                        <m:r>
                          <w:rPr>
                            <w:rFonts w:ascii="Cambria Math" w:hAnsi="Cambria Math"/>
                            <w:sz w:val="22"/>
                            <w:szCs w:val="22"/>
                            <w:rPrChange w:id="359"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360" w:author="Boyko, James" w:date="2025-06-16T09:50:00Z" w16du:dateUtc="2025-06-16T12:50:00Z">
                              <w:rPr>
                                <w:rFonts w:ascii="Cambria Math" w:hAnsi="Cambria Math"/>
                              </w:rPr>
                            </w:rPrChange>
                          </w:rPr>
                          <m:t>X</m:t>
                        </m:r>
                      </m:e>
                      <m:sub>
                        <m:r>
                          <w:rPr>
                            <w:rFonts w:ascii="Cambria Math" w:hAnsi="Cambria Math"/>
                            <w:sz w:val="22"/>
                            <w:szCs w:val="22"/>
                            <w:rPrChange w:id="361"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362" w:author="Boyko, James" w:date="2025-06-16T09:50:00Z" w16du:dateUtc="2025-06-16T12:50:00Z">
                              <w:rPr>
                                <w:rFonts w:ascii="Cambria Math" w:hAnsi="Cambria Math"/>
                              </w:rPr>
                            </w:rPrChange>
                          </w:rPr>
                          <m:t>Y</m:t>
                        </m:r>
                      </m:e>
                      <m:sub>
                        <m:r>
                          <w:rPr>
                            <w:rFonts w:ascii="Cambria Math" w:hAnsi="Cambria Math"/>
                            <w:sz w:val="22"/>
                            <w:szCs w:val="22"/>
                            <w:rPrChange w:id="363"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364" w:author="Boyko, James" w:date="2025-06-16T09:50:00Z" w16du:dateUtc="2025-06-16T12:50:00Z">
                              <w:rPr>
                                <w:rFonts w:ascii="Cambria Math" w:hAnsi="Cambria Math"/>
                              </w:rPr>
                            </w:rPrChange>
                          </w:rPr>
                          <m:t>X</m:t>
                        </m:r>
                      </m:e>
                      <m:sub>
                        <m:r>
                          <w:rPr>
                            <w:rFonts w:ascii="Cambria Math" w:hAnsi="Cambria Math"/>
                            <w:sz w:val="22"/>
                            <w:szCs w:val="22"/>
                            <w:rPrChange w:id="365"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366" w:author="Boyko, James" w:date="2025-06-16T09:50:00Z" w16du:dateUtc="2025-06-16T12:50:00Z">
                              <w:rPr>
                                <w:rFonts w:ascii="Cambria Math" w:hAnsi="Cambria Math"/>
                              </w:rPr>
                            </w:rPrChange>
                          </w:rPr>
                          <m:t>Y</m:t>
                        </m:r>
                      </m:e>
                      <m:sub>
                        <m:r>
                          <w:rPr>
                            <w:rFonts w:ascii="Cambria Math" w:hAnsi="Cambria Math"/>
                            <w:sz w:val="22"/>
                            <w:szCs w:val="22"/>
                            <w:rPrChange w:id="367"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368" w:author="Boyko, James" w:date="2025-06-16T09:50:00Z" w16du:dateUtc="2025-06-16T12:50:00Z">
                              <w:rPr>
                                <w:rFonts w:ascii="Cambria Math" w:hAnsi="Cambria Math"/>
                              </w:rPr>
                            </w:rPrChange>
                          </w:rPr>
                          <m:t>X</m:t>
                        </m:r>
                      </m:e>
                      <m:sub>
                        <m:r>
                          <w:rPr>
                            <w:rFonts w:ascii="Cambria Math" w:hAnsi="Cambria Math"/>
                            <w:sz w:val="22"/>
                            <w:szCs w:val="22"/>
                            <w:rPrChange w:id="369"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370" w:author="Boyko, James" w:date="2025-06-16T09:50:00Z" w16du:dateUtc="2025-06-16T12:50:00Z">
                              <w:rPr>
                                <w:rFonts w:ascii="Cambria Math" w:hAnsi="Cambria Math"/>
                              </w:rPr>
                            </w:rPrChange>
                          </w:rPr>
                          <m:t>Y</m:t>
                        </m:r>
                      </m:e>
                      <m:sub>
                        <m:r>
                          <w:rPr>
                            <w:rFonts w:ascii="Cambria Math" w:hAnsi="Cambria Math"/>
                            <w:sz w:val="22"/>
                            <w:szCs w:val="22"/>
                            <w:rPrChange w:id="371" w:author="Boyko, James" w:date="2025-06-16T09:50:00Z" w16du:dateUtc="2025-06-16T12:50:00Z">
                              <w:rPr>
                                <w:rFonts w:ascii="Cambria Math" w:hAnsi="Cambria Math"/>
                              </w:rPr>
                            </w:rPrChange>
                          </w:rPr>
                          <m:t>1</m:t>
                        </m:r>
                      </m:sub>
                    </m:sSub>
                  </m:e>
                </m:mr>
                <m:mr>
                  <m:e>
                    <m:sSub>
                      <m:sSubPr>
                        <m:ctrlPr>
                          <w:rPr>
                            <w:rFonts w:ascii="Cambria Math" w:hAnsi="Cambria Math"/>
                            <w:sz w:val="22"/>
                            <w:szCs w:val="22"/>
                          </w:rPr>
                        </m:ctrlPr>
                      </m:sSubPr>
                      <m:e>
                        <m:r>
                          <w:rPr>
                            <w:rFonts w:ascii="Cambria Math" w:hAnsi="Cambria Math"/>
                            <w:sz w:val="22"/>
                            <w:szCs w:val="22"/>
                            <w:rPrChange w:id="372" w:author="Boyko, James" w:date="2025-06-16T09:50:00Z" w16du:dateUtc="2025-06-16T12:50:00Z">
                              <w:rPr>
                                <w:rFonts w:ascii="Cambria Math" w:hAnsi="Cambria Math"/>
                              </w:rPr>
                            </w:rPrChange>
                          </w:rPr>
                          <m:t>X</m:t>
                        </m:r>
                      </m:e>
                      <m:sub>
                        <m:r>
                          <w:rPr>
                            <w:rFonts w:ascii="Cambria Math" w:hAnsi="Cambria Math"/>
                            <w:sz w:val="22"/>
                            <w:szCs w:val="22"/>
                            <w:rPrChange w:id="373"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374" w:author="Boyko, James" w:date="2025-06-16T09:50:00Z" w16du:dateUtc="2025-06-16T12:50:00Z">
                              <w:rPr>
                                <w:rFonts w:ascii="Cambria Math" w:hAnsi="Cambria Math"/>
                              </w:rPr>
                            </w:rPrChange>
                          </w:rPr>
                          <m:t>Y</m:t>
                        </m:r>
                      </m:e>
                      <m:sub>
                        <m:r>
                          <w:rPr>
                            <w:rFonts w:ascii="Cambria Math" w:hAnsi="Cambria Math"/>
                            <w:sz w:val="22"/>
                            <w:szCs w:val="22"/>
                            <w:rPrChange w:id="375" w:author="Boyko, James" w:date="2025-06-16T09:50:00Z" w16du:dateUtc="2025-06-16T12:50:00Z">
                              <w:rPr>
                                <w:rFonts w:ascii="Cambria Math" w:hAnsi="Cambria Math"/>
                              </w:rPr>
                            </w:rPrChange>
                          </w:rPr>
                          <m:t>0</m:t>
                        </m:r>
                      </m:sub>
                    </m:sSub>
                  </m:e>
                  <m:e>
                    <m:r>
                      <m:rPr>
                        <m:lit/>
                        <m:nor/>
                      </m:rPr>
                      <w:rPr>
                        <w:rFonts w:ascii="Cambria Math" w:hAnsi="Cambria Math"/>
                        <w:sz w:val="22"/>
                        <w:szCs w:val="22"/>
                        <w:rPrChange w:id="376"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377" w:author="Boyko, James" w:date="2025-06-16T09:50:00Z" w16du:dateUtc="2025-06-16T12:50:00Z">
                              <w:rPr>
                                <w:rFonts w:ascii="Cambria Math" w:hAnsi="Cambria Math"/>
                              </w:rPr>
                            </w:rPrChange>
                          </w:rPr>
                          <m:t>q</m:t>
                        </m:r>
                      </m:e>
                      <m:sub>
                        <m:r>
                          <w:ins w:id="378" w:author="Boyko, James" w:date="2025-06-14T08:29:00Z" w16du:dateUtc="2025-06-14T11:29:00Z">
                            <w:rPr>
                              <w:rFonts w:ascii="Cambria Math" w:hAnsi="Cambria Math"/>
                              <w:sz w:val="22"/>
                              <w:szCs w:val="22"/>
                              <w:rPrChange w:id="379"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380" w:author="Boyko, James" w:date="2025-06-16T09:50:00Z" w16du:dateUtc="2025-06-16T12:50:00Z">
                                  <w:rPr>
                                    <w:rFonts w:ascii="Cambria Math" w:hAnsi="Cambria Math"/>
                                  </w:rPr>
                                </w:rPrChange>
                              </w:rPr>
                              <m:t>X</m:t>
                            </m:r>
                          </m:e>
                          <m:sub>
                            <m:r>
                              <w:rPr>
                                <w:rFonts w:ascii="Cambria Math" w:hAnsi="Cambria Math"/>
                                <w:sz w:val="22"/>
                                <w:szCs w:val="22"/>
                                <w:rPrChange w:id="381" w:author="Boyko, James" w:date="2025-06-16T09:50:00Z" w16du:dateUtc="2025-06-16T12:50:00Z">
                                  <w:rPr>
                                    <w:rFonts w:ascii="Cambria Math" w:hAnsi="Cambria Math"/>
                                  </w:rPr>
                                </w:rPrChange>
                              </w:rPr>
                              <m:t>0</m:t>
                            </m:r>
                          </m:sub>
                        </m:sSub>
                        <m:r>
                          <w:rPr>
                            <w:rFonts w:ascii="Cambria Math" w:hAnsi="Cambria Math"/>
                            <w:sz w:val="22"/>
                            <w:szCs w:val="22"/>
                            <w:rPrChange w:id="38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383" w:author="Boyko, James" w:date="2025-06-16T09:50:00Z" w16du:dateUtc="2025-06-16T12:50:00Z">
                                  <w:rPr>
                                    <w:rFonts w:ascii="Cambria Math" w:hAnsi="Cambria Math"/>
                                  </w:rPr>
                                </w:rPrChange>
                              </w:rPr>
                              <m:t>X</m:t>
                            </m:r>
                          </m:e>
                          <m:sub>
                            <m:r>
                              <w:rPr>
                                <w:rFonts w:ascii="Cambria Math" w:hAnsi="Cambria Math"/>
                                <w:sz w:val="22"/>
                                <w:szCs w:val="22"/>
                                <w:rPrChange w:id="384" w:author="Boyko, James" w:date="2025-06-16T09:50:00Z" w16du:dateUtc="2025-06-16T12:50:00Z">
                                  <w:rPr>
                                    <w:rFonts w:ascii="Cambria Math" w:hAnsi="Cambria Math"/>
                                  </w:rPr>
                                </w:rPrChange>
                              </w:rPr>
                              <m:t>1</m:t>
                            </m:r>
                          </m:sub>
                        </m:sSub>
                        <m:r>
                          <w:ins w:id="385" w:author="Boyko, James" w:date="2025-06-14T08:29:00Z" w16du:dateUtc="2025-06-14T11:29:00Z">
                            <w:rPr>
                              <w:rFonts w:ascii="Cambria Math" w:hAnsi="Cambria Math"/>
                              <w:sz w:val="22"/>
                              <w:szCs w:val="22"/>
                              <w:rPrChange w:id="386" w:author="Boyko, James" w:date="2025-06-16T09:50:00Z" w16du:dateUtc="2025-06-16T12:50:00Z">
                                <w:rPr>
                                  <w:rFonts w:ascii="Cambria Math" w:hAnsi="Cambria Math"/>
                                </w:rPr>
                              </w:rPrChange>
                            </w:rPr>
                            <m:t>)</m:t>
                          </w:ins>
                        </m:r>
                        <m:r>
                          <w:rPr>
                            <w:rFonts w:ascii="Cambria Math" w:hAnsi="Cambria Math"/>
                            <w:sz w:val="22"/>
                            <w:szCs w:val="22"/>
                            <w:rPrChange w:id="38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388" w:author="Boyko, James" w:date="2025-06-16T09:50:00Z" w16du:dateUtc="2025-06-16T12:50:00Z">
                                  <w:rPr>
                                    <w:rFonts w:ascii="Cambria Math" w:hAnsi="Cambria Math"/>
                                  </w:rPr>
                                </w:rPrChange>
                              </w:rPr>
                              <m:t>Y</m:t>
                            </m:r>
                          </m:e>
                          <m:sub>
                            <m:r>
                              <w:rPr>
                                <w:rFonts w:ascii="Cambria Math" w:hAnsi="Cambria Math"/>
                                <w:sz w:val="22"/>
                                <w:szCs w:val="22"/>
                                <w:rPrChange w:id="389" w:author="Boyko, James" w:date="2025-06-16T09:50:00Z" w16du:dateUtc="2025-06-16T12:50:00Z">
                                  <w:rPr>
                                    <w:rFonts w:ascii="Cambria Math" w:hAnsi="Cambria Math"/>
                                  </w:rPr>
                                </w:rPrChange>
                              </w:rPr>
                              <m:t>0</m:t>
                            </m:r>
                          </m:sub>
                        </m:sSub>
                      </m:sub>
                    </m:sSub>
                  </m:e>
                  <m:e>
                    <m:sSub>
                      <m:sSubPr>
                        <m:ctrlPr>
                          <w:rPr>
                            <w:rFonts w:ascii="Cambria Math" w:hAnsi="Cambria Math"/>
                            <w:sz w:val="22"/>
                            <w:szCs w:val="22"/>
                          </w:rPr>
                        </m:ctrlPr>
                      </m:sSubPr>
                      <m:e>
                        <m:r>
                          <w:rPr>
                            <w:rFonts w:ascii="Cambria Math" w:hAnsi="Cambria Math"/>
                            <w:sz w:val="22"/>
                            <w:szCs w:val="22"/>
                            <w:rPrChange w:id="390"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391" w:author="Boyko, James" w:date="2025-06-14T08:29:00Z" w16du:dateUtc="2025-06-14T11:29:00Z">
                                <w:rPr>
                                  <w:rFonts w:ascii="Cambria Math" w:hAnsi="Cambria Math"/>
                                  <w:sz w:val="22"/>
                                  <w:szCs w:val="22"/>
                                  <w:rPrChange w:id="392" w:author="Boyko, James" w:date="2025-06-16T09:50:00Z" w16du:dateUtc="2025-06-16T12:50:00Z">
                                    <w:rPr>
                                      <w:rFonts w:ascii="Cambria Math" w:hAnsi="Cambria Math"/>
                                    </w:rPr>
                                  </w:rPrChange>
                                </w:rPr>
                                <m:t>(</m:t>
                              </w:ins>
                            </m:r>
                            <m:r>
                              <w:rPr>
                                <w:rFonts w:ascii="Cambria Math" w:hAnsi="Cambria Math"/>
                                <w:sz w:val="22"/>
                                <w:szCs w:val="22"/>
                                <w:rPrChange w:id="393" w:author="Boyko, James" w:date="2025-06-16T09:50:00Z" w16du:dateUtc="2025-06-16T12:50:00Z">
                                  <w:rPr>
                                    <w:rFonts w:ascii="Cambria Math" w:hAnsi="Cambria Math"/>
                                  </w:rPr>
                                </w:rPrChange>
                              </w:rPr>
                              <m:t>Y</m:t>
                            </m:r>
                          </m:e>
                          <m:sub>
                            <m:r>
                              <w:rPr>
                                <w:rFonts w:ascii="Cambria Math" w:hAnsi="Cambria Math"/>
                                <w:sz w:val="22"/>
                                <w:szCs w:val="22"/>
                                <w:rPrChange w:id="394" w:author="Boyko, James" w:date="2025-06-16T09:50:00Z" w16du:dateUtc="2025-06-16T12:50:00Z">
                                  <w:rPr>
                                    <w:rFonts w:ascii="Cambria Math" w:hAnsi="Cambria Math"/>
                                  </w:rPr>
                                </w:rPrChange>
                              </w:rPr>
                              <m:t>0</m:t>
                            </m:r>
                          </m:sub>
                        </m:sSub>
                        <m:r>
                          <w:rPr>
                            <w:rFonts w:ascii="Cambria Math" w:hAnsi="Cambria Math"/>
                            <w:sz w:val="22"/>
                            <w:szCs w:val="22"/>
                            <w:rPrChange w:id="39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396" w:author="Boyko, James" w:date="2025-06-16T09:50:00Z" w16du:dateUtc="2025-06-16T12:50:00Z">
                                  <w:rPr>
                                    <w:rFonts w:ascii="Cambria Math" w:hAnsi="Cambria Math"/>
                                  </w:rPr>
                                </w:rPrChange>
                              </w:rPr>
                              <m:t>Y</m:t>
                            </m:r>
                          </m:e>
                          <m:sub>
                            <m:r>
                              <w:rPr>
                                <w:rFonts w:ascii="Cambria Math" w:hAnsi="Cambria Math"/>
                                <w:sz w:val="22"/>
                                <w:szCs w:val="22"/>
                                <w:rPrChange w:id="397" w:author="Boyko, James" w:date="2025-06-16T09:50:00Z" w16du:dateUtc="2025-06-16T12:50:00Z">
                                  <w:rPr>
                                    <w:rFonts w:ascii="Cambria Math" w:hAnsi="Cambria Math"/>
                                  </w:rPr>
                                </w:rPrChange>
                              </w:rPr>
                              <m:t>1</m:t>
                            </m:r>
                          </m:sub>
                        </m:sSub>
                        <m:r>
                          <w:ins w:id="398" w:author="Boyko, James" w:date="2025-06-14T08:29:00Z" w16du:dateUtc="2025-06-14T11:29:00Z">
                            <w:rPr>
                              <w:rFonts w:ascii="Cambria Math" w:hAnsi="Cambria Math"/>
                              <w:sz w:val="22"/>
                              <w:szCs w:val="22"/>
                              <w:rPrChange w:id="399" w:author="Boyko, James" w:date="2025-06-16T09:50:00Z" w16du:dateUtc="2025-06-16T12:50:00Z">
                                <w:rPr>
                                  <w:rFonts w:ascii="Cambria Math" w:hAnsi="Cambria Math"/>
                                </w:rPr>
                              </w:rPrChange>
                            </w:rPr>
                            <m:t>)</m:t>
                          </w:ins>
                        </m:r>
                        <m:r>
                          <w:rPr>
                            <w:rFonts w:ascii="Cambria Math" w:hAnsi="Cambria Math"/>
                            <w:sz w:val="22"/>
                            <w:szCs w:val="22"/>
                            <w:rPrChange w:id="40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01" w:author="Boyko, James" w:date="2025-06-16T09:50:00Z" w16du:dateUtc="2025-06-16T12:50:00Z">
                                  <w:rPr>
                                    <w:rFonts w:ascii="Cambria Math" w:hAnsi="Cambria Math"/>
                                  </w:rPr>
                                </w:rPrChange>
                              </w:rPr>
                              <m:t>X</m:t>
                            </m:r>
                          </m:e>
                          <m:sub>
                            <m:r>
                              <w:rPr>
                                <w:rFonts w:ascii="Cambria Math" w:hAnsi="Cambria Math"/>
                                <w:sz w:val="22"/>
                                <w:szCs w:val="22"/>
                                <w:rPrChange w:id="402"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403" w:author="Boyko, James" w:date="2025-06-16T09:50:00Z" w16du:dateUtc="2025-06-16T12:50: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404" w:author="Boyko, James" w:date="2025-06-16T09:50:00Z" w16du:dateUtc="2025-06-16T12:50:00Z">
                              <w:rPr>
                                <w:rFonts w:ascii="Cambria Math" w:hAnsi="Cambria Math"/>
                              </w:rPr>
                            </w:rPrChange>
                          </w:rPr>
                          <m:t>X</m:t>
                        </m:r>
                      </m:e>
                      <m:sub>
                        <m:r>
                          <w:rPr>
                            <w:rFonts w:ascii="Cambria Math" w:hAnsi="Cambria Math"/>
                            <w:sz w:val="22"/>
                            <w:szCs w:val="22"/>
                            <w:rPrChange w:id="405"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406" w:author="Boyko, James" w:date="2025-06-16T09:50:00Z" w16du:dateUtc="2025-06-16T12:50:00Z">
                              <w:rPr>
                                <w:rFonts w:ascii="Cambria Math" w:hAnsi="Cambria Math"/>
                              </w:rPr>
                            </w:rPrChange>
                          </w:rPr>
                          <m:t>Y</m:t>
                        </m:r>
                      </m:e>
                      <m:sub>
                        <m:r>
                          <w:rPr>
                            <w:rFonts w:ascii="Cambria Math" w:hAnsi="Cambria Math"/>
                            <w:sz w:val="22"/>
                            <w:szCs w:val="22"/>
                            <w:rPrChange w:id="407"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408" w:author="Boyko, James" w:date="2025-06-16T09:50:00Z" w16du:dateUtc="2025-06-16T12:50:00Z">
                              <w:rPr>
                                <w:rFonts w:ascii="Cambria Math" w:hAnsi="Cambria Math"/>
                              </w:rPr>
                            </w:rPrChange>
                          </w:rPr>
                          <m:t>q</m:t>
                        </m:r>
                      </m:e>
                      <m:sub>
                        <m:r>
                          <w:ins w:id="409" w:author="Boyko, James" w:date="2025-06-14T08:29:00Z" w16du:dateUtc="2025-06-14T11:29:00Z">
                            <w:rPr>
                              <w:rFonts w:ascii="Cambria Math" w:hAnsi="Cambria Math"/>
                              <w:sz w:val="22"/>
                              <w:szCs w:val="22"/>
                              <w:rPrChange w:id="410"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411" w:author="Boyko, James" w:date="2025-06-16T09:50:00Z" w16du:dateUtc="2025-06-16T12:50:00Z">
                                  <w:rPr>
                                    <w:rFonts w:ascii="Cambria Math" w:hAnsi="Cambria Math"/>
                                  </w:rPr>
                                </w:rPrChange>
                              </w:rPr>
                              <m:t>X</m:t>
                            </m:r>
                          </m:e>
                          <m:sub>
                            <m:r>
                              <w:rPr>
                                <w:rFonts w:ascii="Cambria Math" w:hAnsi="Cambria Math"/>
                                <w:sz w:val="22"/>
                                <w:szCs w:val="22"/>
                                <w:rPrChange w:id="412" w:author="Boyko, James" w:date="2025-06-16T09:50:00Z" w16du:dateUtc="2025-06-16T12:50:00Z">
                                  <w:rPr>
                                    <w:rFonts w:ascii="Cambria Math" w:hAnsi="Cambria Math"/>
                                  </w:rPr>
                                </w:rPrChange>
                              </w:rPr>
                              <m:t>1</m:t>
                            </m:r>
                          </m:sub>
                        </m:sSub>
                        <m:r>
                          <w:rPr>
                            <w:rFonts w:ascii="Cambria Math" w:hAnsi="Cambria Math"/>
                            <w:sz w:val="22"/>
                            <w:szCs w:val="22"/>
                            <w:rPrChange w:id="41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14" w:author="Boyko, James" w:date="2025-06-16T09:50:00Z" w16du:dateUtc="2025-06-16T12:50:00Z">
                                  <w:rPr>
                                    <w:rFonts w:ascii="Cambria Math" w:hAnsi="Cambria Math"/>
                                  </w:rPr>
                                </w:rPrChange>
                              </w:rPr>
                              <m:t>X</m:t>
                            </m:r>
                          </m:e>
                          <m:sub>
                            <m:r>
                              <w:rPr>
                                <w:rFonts w:ascii="Cambria Math" w:hAnsi="Cambria Math"/>
                                <w:sz w:val="22"/>
                                <w:szCs w:val="22"/>
                                <w:rPrChange w:id="415" w:author="Boyko, James" w:date="2025-06-16T09:50:00Z" w16du:dateUtc="2025-06-16T12:50:00Z">
                                  <w:rPr>
                                    <w:rFonts w:ascii="Cambria Math" w:hAnsi="Cambria Math"/>
                                  </w:rPr>
                                </w:rPrChange>
                              </w:rPr>
                              <m:t>0</m:t>
                            </m:r>
                          </m:sub>
                        </m:sSub>
                        <m:r>
                          <w:ins w:id="416" w:author="Boyko, James" w:date="2025-06-14T08:29:00Z" w16du:dateUtc="2025-06-14T11:29:00Z">
                            <w:rPr>
                              <w:rFonts w:ascii="Cambria Math" w:hAnsi="Cambria Math"/>
                              <w:sz w:val="22"/>
                              <w:szCs w:val="22"/>
                              <w:rPrChange w:id="417" w:author="Boyko, James" w:date="2025-06-16T09:50:00Z" w16du:dateUtc="2025-06-16T12:50:00Z">
                                <w:rPr>
                                  <w:rFonts w:ascii="Cambria Math" w:hAnsi="Cambria Math"/>
                                </w:rPr>
                              </w:rPrChange>
                            </w:rPr>
                            <m:t>)</m:t>
                          </w:ins>
                        </m:r>
                        <m:r>
                          <w:rPr>
                            <w:rFonts w:ascii="Cambria Math" w:hAnsi="Cambria Math"/>
                            <w:sz w:val="22"/>
                            <w:szCs w:val="22"/>
                            <w:rPrChange w:id="418"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19" w:author="Boyko, James" w:date="2025-06-16T09:50:00Z" w16du:dateUtc="2025-06-16T12:50:00Z">
                                  <w:rPr>
                                    <w:rFonts w:ascii="Cambria Math" w:hAnsi="Cambria Math"/>
                                  </w:rPr>
                                </w:rPrChange>
                              </w:rPr>
                              <m:t>Y</m:t>
                            </m:r>
                          </m:e>
                          <m:sub>
                            <m:r>
                              <w:rPr>
                                <w:rFonts w:ascii="Cambria Math" w:hAnsi="Cambria Math"/>
                                <w:sz w:val="22"/>
                                <w:szCs w:val="22"/>
                                <w:rPrChange w:id="420"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421"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422"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423"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424" w:author="Boyko, James" w:date="2025-06-14T08:29:00Z" w16du:dateUtc="2025-06-14T11:29:00Z">
                                <w:rPr>
                                  <w:rFonts w:ascii="Cambria Math" w:hAnsi="Cambria Math"/>
                                  <w:sz w:val="22"/>
                                  <w:szCs w:val="22"/>
                                  <w:rPrChange w:id="425" w:author="Boyko, James" w:date="2025-06-16T09:50:00Z" w16du:dateUtc="2025-06-16T12:50:00Z">
                                    <w:rPr>
                                      <w:rFonts w:ascii="Cambria Math" w:hAnsi="Cambria Math"/>
                                    </w:rPr>
                                  </w:rPrChange>
                                </w:rPr>
                                <m:t>(</m:t>
                              </w:ins>
                            </m:r>
                            <m:r>
                              <w:rPr>
                                <w:rFonts w:ascii="Cambria Math" w:hAnsi="Cambria Math"/>
                                <w:sz w:val="22"/>
                                <w:szCs w:val="22"/>
                                <w:rPrChange w:id="426" w:author="Boyko, James" w:date="2025-06-16T09:50:00Z" w16du:dateUtc="2025-06-16T12:50:00Z">
                                  <w:rPr>
                                    <w:rFonts w:ascii="Cambria Math" w:hAnsi="Cambria Math"/>
                                  </w:rPr>
                                </w:rPrChange>
                              </w:rPr>
                              <m:t>Y</m:t>
                            </m:r>
                          </m:e>
                          <m:sub>
                            <m:r>
                              <w:rPr>
                                <w:rFonts w:ascii="Cambria Math" w:hAnsi="Cambria Math"/>
                                <w:sz w:val="22"/>
                                <w:szCs w:val="22"/>
                                <w:rPrChange w:id="427" w:author="Boyko, James" w:date="2025-06-16T09:50:00Z" w16du:dateUtc="2025-06-16T12:50:00Z">
                                  <w:rPr>
                                    <w:rFonts w:ascii="Cambria Math" w:hAnsi="Cambria Math"/>
                                  </w:rPr>
                                </w:rPrChange>
                              </w:rPr>
                              <m:t>0</m:t>
                            </m:r>
                          </m:sub>
                        </m:sSub>
                        <m:r>
                          <w:rPr>
                            <w:rFonts w:ascii="Cambria Math" w:hAnsi="Cambria Math"/>
                            <w:sz w:val="22"/>
                            <w:szCs w:val="22"/>
                            <w:rPrChange w:id="428"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29" w:author="Boyko, James" w:date="2025-06-16T09:50:00Z" w16du:dateUtc="2025-06-16T12:50:00Z">
                                  <w:rPr>
                                    <w:rFonts w:ascii="Cambria Math" w:hAnsi="Cambria Math"/>
                                  </w:rPr>
                                </w:rPrChange>
                              </w:rPr>
                              <m:t>Y</m:t>
                            </m:r>
                          </m:e>
                          <m:sub>
                            <m:r>
                              <w:rPr>
                                <w:rFonts w:ascii="Cambria Math" w:hAnsi="Cambria Math"/>
                                <w:sz w:val="22"/>
                                <w:szCs w:val="22"/>
                                <w:rPrChange w:id="430" w:author="Boyko, James" w:date="2025-06-16T09:50:00Z" w16du:dateUtc="2025-06-16T12:50:00Z">
                                  <w:rPr>
                                    <w:rFonts w:ascii="Cambria Math" w:hAnsi="Cambria Math"/>
                                  </w:rPr>
                                </w:rPrChange>
                              </w:rPr>
                              <m:t>1</m:t>
                            </m:r>
                          </m:sub>
                        </m:sSub>
                        <m:r>
                          <w:ins w:id="431" w:author="Boyko, James" w:date="2025-06-14T08:29:00Z" w16du:dateUtc="2025-06-14T11:29:00Z">
                            <w:rPr>
                              <w:rFonts w:ascii="Cambria Math" w:hAnsi="Cambria Math"/>
                              <w:sz w:val="22"/>
                              <w:szCs w:val="22"/>
                              <w:rPrChange w:id="432" w:author="Boyko, James" w:date="2025-06-16T09:50:00Z" w16du:dateUtc="2025-06-16T12:50:00Z">
                                <w:rPr>
                                  <w:rFonts w:ascii="Cambria Math" w:hAnsi="Cambria Math"/>
                                </w:rPr>
                              </w:rPrChange>
                            </w:rPr>
                            <m:t>)</m:t>
                          </w:ins>
                        </m:r>
                        <m:r>
                          <w:rPr>
                            <w:rFonts w:ascii="Cambria Math" w:hAnsi="Cambria Math"/>
                            <w:sz w:val="22"/>
                            <w:szCs w:val="22"/>
                            <w:rPrChange w:id="43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34" w:author="Boyko, James" w:date="2025-06-16T09:50:00Z" w16du:dateUtc="2025-06-16T12:50:00Z">
                                  <w:rPr>
                                    <w:rFonts w:ascii="Cambria Math" w:hAnsi="Cambria Math"/>
                                  </w:rPr>
                                </w:rPrChange>
                              </w:rPr>
                              <m:t>X</m:t>
                            </m:r>
                          </m:e>
                          <m:sub>
                            <m:r>
                              <w:rPr>
                                <w:rFonts w:ascii="Cambria Math" w:hAnsi="Cambria Math"/>
                                <w:sz w:val="22"/>
                                <w:szCs w:val="22"/>
                                <w:rPrChange w:id="435" w:author="Boyko, James" w:date="2025-06-16T09:50:00Z" w16du:dateUtc="2025-06-16T12:50:00Z">
                                  <w:rPr>
                                    <w:rFonts w:ascii="Cambria Math" w:hAnsi="Cambria Math"/>
                                  </w:rPr>
                                </w:rPrChange>
                              </w:rPr>
                              <m:t>0</m:t>
                            </m:r>
                          </m:sub>
                        </m:sSub>
                      </m:sub>
                    </m:sSub>
                  </m:e>
                </m:mr>
                <m:mr>
                  <m:e>
                    <m:sSub>
                      <m:sSubPr>
                        <m:ctrlPr>
                          <w:rPr>
                            <w:rFonts w:ascii="Cambria Math" w:hAnsi="Cambria Math"/>
                            <w:sz w:val="22"/>
                            <w:szCs w:val="22"/>
                          </w:rPr>
                        </m:ctrlPr>
                      </m:sSubPr>
                      <m:e>
                        <m:r>
                          <w:rPr>
                            <w:rFonts w:ascii="Cambria Math" w:hAnsi="Cambria Math"/>
                            <w:sz w:val="22"/>
                            <w:szCs w:val="22"/>
                            <w:rPrChange w:id="436" w:author="Boyko, James" w:date="2025-06-16T09:50:00Z" w16du:dateUtc="2025-06-16T12:50:00Z">
                              <w:rPr>
                                <w:rFonts w:ascii="Cambria Math" w:hAnsi="Cambria Math"/>
                              </w:rPr>
                            </w:rPrChange>
                          </w:rPr>
                          <m:t>X</m:t>
                        </m:r>
                      </m:e>
                      <m:sub>
                        <m:r>
                          <w:rPr>
                            <w:rFonts w:ascii="Cambria Math" w:hAnsi="Cambria Math"/>
                            <w:sz w:val="22"/>
                            <w:szCs w:val="22"/>
                            <w:rPrChange w:id="437"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438" w:author="Boyko, James" w:date="2025-06-16T09:50:00Z" w16du:dateUtc="2025-06-16T12:50:00Z">
                              <w:rPr>
                                <w:rFonts w:ascii="Cambria Math" w:hAnsi="Cambria Math"/>
                              </w:rPr>
                            </w:rPrChange>
                          </w:rPr>
                          <m:t>Y</m:t>
                        </m:r>
                      </m:e>
                      <m:sub>
                        <m:r>
                          <w:rPr>
                            <w:rFonts w:ascii="Cambria Math" w:hAnsi="Cambria Math"/>
                            <w:sz w:val="22"/>
                            <w:szCs w:val="22"/>
                            <w:rPrChange w:id="439"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440" w:author="Boyko, James" w:date="2025-06-16T09:50:00Z" w16du:dateUtc="2025-06-16T12:50:00Z">
                              <w:rPr>
                                <w:rFonts w:ascii="Cambria Math" w:hAnsi="Cambria Math"/>
                              </w:rPr>
                            </w:rPrChange>
                          </w:rPr>
                          <m:t>q</m:t>
                        </m:r>
                      </m:e>
                      <m:sub>
                        <m:r>
                          <w:ins w:id="441" w:author="Boyko, James" w:date="2025-06-14T08:29:00Z" w16du:dateUtc="2025-06-14T11:29:00Z">
                            <w:rPr>
                              <w:rFonts w:ascii="Cambria Math" w:hAnsi="Cambria Math"/>
                              <w:sz w:val="22"/>
                              <w:szCs w:val="22"/>
                              <w:rPrChange w:id="442"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443" w:author="Boyko, James" w:date="2025-06-16T09:50:00Z" w16du:dateUtc="2025-06-16T12:50:00Z">
                                  <w:rPr>
                                    <w:rFonts w:ascii="Cambria Math" w:hAnsi="Cambria Math"/>
                                  </w:rPr>
                                </w:rPrChange>
                              </w:rPr>
                              <m:t>Y</m:t>
                            </m:r>
                          </m:e>
                          <m:sub>
                            <m:r>
                              <w:rPr>
                                <w:rFonts w:ascii="Cambria Math" w:hAnsi="Cambria Math"/>
                                <w:sz w:val="22"/>
                                <w:szCs w:val="22"/>
                                <w:rPrChange w:id="444" w:author="Boyko, James" w:date="2025-06-16T09:50:00Z" w16du:dateUtc="2025-06-16T12:50:00Z">
                                  <w:rPr>
                                    <w:rFonts w:ascii="Cambria Math" w:hAnsi="Cambria Math"/>
                                  </w:rPr>
                                </w:rPrChange>
                              </w:rPr>
                              <m:t>1</m:t>
                            </m:r>
                          </m:sub>
                        </m:sSub>
                        <m:r>
                          <w:rPr>
                            <w:rFonts w:ascii="Cambria Math" w:hAnsi="Cambria Math"/>
                            <w:sz w:val="22"/>
                            <w:szCs w:val="22"/>
                            <w:rPrChange w:id="44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46" w:author="Boyko, James" w:date="2025-06-16T09:50:00Z" w16du:dateUtc="2025-06-16T12:50:00Z">
                                  <w:rPr>
                                    <w:rFonts w:ascii="Cambria Math" w:hAnsi="Cambria Math"/>
                                  </w:rPr>
                                </w:rPrChange>
                              </w:rPr>
                              <m:t>Y</m:t>
                            </m:r>
                          </m:e>
                          <m:sub>
                            <m:r>
                              <w:rPr>
                                <w:rFonts w:ascii="Cambria Math" w:hAnsi="Cambria Math"/>
                                <w:sz w:val="22"/>
                                <w:szCs w:val="22"/>
                                <w:rPrChange w:id="447" w:author="Boyko, James" w:date="2025-06-16T09:50:00Z" w16du:dateUtc="2025-06-16T12:50:00Z">
                                  <w:rPr>
                                    <w:rFonts w:ascii="Cambria Math" w:hAnsi="Cambria Math"/>
                                  </w:rPr>
                                </w:rPrChange>
                              </w:rPr>
                              <m:t>0</m:t>
                            </m:r>
                          </m:sub>
                        </m:sSub>
                        <m:r>
                          <w:ins w:id="448" w:author="Boyko, James" w:date="2025-06-14T08:29:00Z" w16du:dateUtc="2025-06-14T11:29:00Z">
                            <w:rPr>
                              <w:rFonts w:ascii="Cambria Math" w:hAnsi="Cambria Math"/>
                              <w:sz w:val="22"/>
                              <w:szCs w:val="22"/>
                              <w:rPrChange w:id="449" w:author="Boyko, James" w:date="2025-06-16T09:50:00Z" w16du:dateUtc="2025-06-16T12:50:00Z">
                                <w:rPr>
                                  <w:rFonts w:ascii="Cambria Math" w:hAnsi="Cambria Math"/>
                                </w:rPr>
                              </w:rPrChange>
                            </w:rPr>
                            <m:t>)</m:t>
                          </w:ins>
                        </m:r>
                        <m:r>
                          <w:rPr>
                            <w:rFonts w:ascii="Cambria Math" w:hAnsi="Cambria Math"/>
                            <w:sz w:val="22"/>
                            <w:szCs w:val="22"/>
                            <w:rPrChange w:id="45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51" w:author="Boyko, James" w:date="2025-06-16T09:50:00Z" w16du:dateUtc="2025-06-16T12:50:00Z">
                                  <w:rPr>
                                    <w:rFonts w:ascii="Cambria Math" w:hAnsi="Cambria Math"/>
                                  </w:rPr>
                                </w:rPrChange>
                              </w:rPr>
                              <m:t>X</m:t>
                            </m:r>
                          </m:e>
                          <m:sub>
                            <m:r>
                              <w:rPr>
                                <w:rFonts w:ascii="Cambria Math" w:hAnsi="Cambria Math"/>
                                <w:sz w:val="22"/>
                                <w:szCs w:val="22"/>
                                <w:rPrChange w:id="452"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453"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454"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455"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456" w:author="Boyko, James" w:date="2025-06-14T08:29:00Z" w16du:dateUtc="2025-06-14T11:29:00Z">
                                <w:rPr>
                                  <w:rFonts w:ascii="Cambria Math" w:hAnsi="Cambria Math"/>
                                  <w:sz w:val="22"/>
                                  <w:szCs w:val="22"/>
                                  <w:rPrChange w:id="457" w:author="Boyko, James" w:date="2025-06-16T09:50:00Z" w16du:dateUtc="2025-06-16T12:50:00Z">
                                    <w:rPr>
                                      <w:rFonts w:ascii="Cambria Math" w:hAnsi="Cambria Math"/>
                                    </w:rPr>
                                  </w:rPrChange>
                                </w:rPr>
                                <m:t>(</m:t>
                              </w:ins>
                            </m:r>
                            <m:r>
                              <w:rPr>
                                <w:rFonts w:ascii="Cambria Math" w:hAnsi="Cambria Math"/>
                                <w:sz w:val="22"/>
                                <w:szCs w:val="22"/>
                                <w:rPrChange w:id="458" w:author="Boyko, James" w:date="2025-06-16T09:50:00Z" w16du:dateUtc="2025-06-16T12:50:00Z">
                                  <w:rPr>
                                    <w:rFonts w:ascii="Cambria Math" w:hAnsi="Cambria Math"/>
                                  </w:rPr>
                                </w:rPrChange>
                              </w:rPr>
                              <m:t>X</m:t>
                            </m:r>
                          </m:e>
                          <m:sub>
                            <m:r>
                              <w:rPr>
                                <w:rFonts w:ascii="Cambria Math" w:hAnsi="Cambria Math"/>
                                <w:sz w:val="22"/>
                                <w:szCs w:val="22"/>
                                <w:rPrChange w:id="459" w:author="Boyko, James" w:date="2025-06-16T09:50:00Z" w16du:dateUtc="2025-06-16T12:50:00Z">
                                  <w:rPr>
                                    <w:rFonts w:ascii="Cambria Math" w:hAnsi="Cambria Math"/>
                                  </w:rPr>
                                </w:rPrChange>
                              </w:rPr>
                              <m:t>0</m:t>
                            </m:r>
                          </m:sub>
                        </m:sSub>
                        <m:r>
                          <w:rPr>
                            <w:rFonts w:ascii="Cambria Math" w:hAnsi="Cambria Math"/>
                            <w:sz w:val="22"/>
                            <w:szCs w:val="22"/>
                            <w:rPrChange w:id="46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61" w:author="Boyko, James" w:date="2025-06-16T09:50:00Z" w16du:dateUtc="2025-06-16T12:50:00Z">
                                  <w:rPr>
                                    <w:rFonts w:ascii="Cambria Math" w:hAnsi="Cambria Math"/>
                                  </w:rPr>
                                </w:rPrChange>
                              </w:rPr>
                              <m:t>X</m:t>
                            </m:r>
                          </m:e>
                          <m:sub>
                            <m:r>
                              <w:rPr>
                                <w:rFonts w:ascii="Cambria Math" w:hAnsi="Cambria Math"/>
                                <w:sz w:val="22"/>
                                <w:szCs w:val="22"/>
                                <w:rPrChange w:id="462" w:author="Boyko, James" w:date="2025-06-16T09:50:00Z" w16du:dateUtc="2025-06-16T12:50:00Z">
                                  <w:rPr>
                                    <w:rFonts w:ascii="Cambria Math" w:hAnsi="Cambria Math"/>
                                  </w:rPr>
                                </w:rPrChange>
                              </w:rPr>
                              <m:t>1</m:t>
                            </m:r>
                          </m:sub>
                        </m:sSub>
                        <m:r>
                          <w:ins w:id="463" w:author="Boyko, James" w:date="2025-06-14T08:29:00Z" w16du:dateUtc="2025-06-14T11:29:00Z">
                            <w:rPr>
                              <w:rFonts w:ascii="Cambria Math" w:hAnsi="Cambria Math"/>
                              <w:sz w:val="22"/>
                              <w:szCs w:val="22"/>
                              <w:rPrChange w:id="464" w:author="Boyko, James" w:date="2025-06-16T09:50:00Z" w16du:dateUtc="2025-06-16T12:50:00Z">
                                <w:rPr>
                                  <w:rFonts w:ascii="Cambria Math" w:hAnsi="Cambria Math"/>
                                </w:rPr>
                              </w:rPrChange>
                            </w:rPr>
                            <m:t>)</m:t>
                          </w:ins>
                        </m:r>
                        <m:r>
                          <w:rPr>
                            <w:rFonts w:ascii="Cambria Math" w:hAnsi="Cambria Math"/>
                            <w:sz w:val="22"/>
                            <w:szCs w:val="22"/>
                            <w:rPrChange w:id="46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66" w:author="Boyko, James" w:date="2025-06-16T09:50:00Z" w16du:dateUtc="2025-06-16T12:50:00Z">
                                  <w:rPr>
                                    <w:rFonts w:ascii="Cambria Math" w:hAnsi="Cambria Math"/>
                                  </w:rPr>
                                </w:rPrChange>
                              </w:rPr>
                              <m:t>Y</m:t>
                            </m:r>
                          </m:e>
                          <m:sub>
                            <m:r>
                              <w:rPr>
                                <w:rFonts w:ascii="Cambria Math" w:hAnsi="Cambria Math"/>
                                <w:sz w:val="22"/>
                                <w:szCs w:val="22"/>
                                <w:rPrChange w:id="467" w:author="Boyko, James" w:date="2025-06-16T09:50:00Z" w16du:dateUtc="2025-06-16T12:50: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468" w:author="Boyko, James" w:date="2025-06-16T09:50:00Z" w16du:dateUtc="2025-06-16T12:50:00Z">
                              <w:rPr>
                                <w:rFonts w:ascii="Cambria Math" w:hAnsi="Cambria Math"/>
                              </w:rPr>
                            </w:rPrChange>
                          </w:rPr>
                          <m:t>X</m:t>
                        </m:r>
                      </m:e>
                      <m:sub>
                        <m:r>
                          <w:rPr>
                            <w:rFonts w:ascii="Cambria Math" w:hAnsi="Cambria Math"/>
                            <w:sz w:val="22"/>
                            <w:szCs w:val="22"/>
                            <w:rPrChange w:id="469"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470" w:author="Boyko, James" w:date="2025-06-16T09:50:00Z" w16du:dateUtc="2025-06-16T12:50:00Z">
                              <w:rPr>
                                <w:rFonts w:ascii="Cambria Math" w:hAnsi="Cambria Math"/>
                              </w:rPr>
                            </w:rPrChange>
                          </w:rPr>
                          <m:t>Y</m:t>
                        </m:r>
                      </m:e>
                      <m:sub>
                        <m:r>
                          <w:rPr>
                            <w:rFonts w:ascii="Cambria Math" w:hAnsi="Cambria Math"/>
                            <w:sz w:val="22"/>
                            <w:szCs w:val="22"/>
                            <w:rPrChange w:id="471" w:author="Boyko, James" w:date="2025-06-16T09:50:00Z" w16du:dateUtc="2025-06-16T12:50:00Z">
                              <w:rPr>
                                <w:rFonts w:ascii="Cambria Math" w:hAnsi="Cambria Math"/>
                              </w:rPr>
                            </w:rPrChange>
                          </w:rPr>
                          <m:t>1</m:t>
                        </m:r>
                      </m:sub>
                    </m:sSub>
                  </m:e>
                  <m:e>
                    <m:r>
                      <m:rPr>
                        <m:lit/>
                        <m:nor/>
                      </m:rPr>
                      <w:rPr>
                        <w:rFonts w:ascii="Cambria Math" w:hAnsi="Cambria Math"/>
                        <w:sz w:val="22"/>
                        <w:szCs w:val="22"/>
                        <w:rPrChange w:id="472"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473" w:author="Boyko, James" w:date="2025-06-16T09:50:00Z" w16du:dateUtc="2025-06-16T12:50:00Z">
                              <w:rPr>
                                <w:rFonts w:ascii="Cambria Math" w:hAnsi="Cambria Math"/>
                              </w:rPr>
                            </w:rPrChange>
                          </w:rPr>
                          <m:t>q</m:t>
                        </m:r>
                      </m:e>
                      <m:sub>
                        <m:r>
                          <w:ins w:id="474" w:author="Boyko, James" w:date="2025-06-14T08:30:00Z" w16du:dateUtc="2025-06-14T11:30:00Z">
                            <w:rPr>
                              <w:rFonts w:ascii="Cambria Math" w:hAnsi="Cambria Math"/>
                              <w:sz w:val="22"/>
                              <w:szCs w:val="22"/>
                              <w:rPrChange w:id="475"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476" w:author="Boyko, James" w:date="2025-06-16T09:50:00Z" w16du:dateUtc="2025-06-16T12:50:00Z">
                                  <w:rPr>
                                    <w:rFonts w:ascii="Cambria Math" w:hAnsi="Cambria Math"/>
                                  </w:rPr>
                                </w:rPrChange>
                              </w:rPr>
                              <m:t>Y</m:t>
                            </m:r>
                          </m:e>
                          <m:sub>
                            <m:r>
                              <w:rPr>
                                <w:rFonts w:ascii="Cambria Math" w:hAnsi="Cambria Math"/>
                                <w:sz w:val="22"/>
                                <w:szCs w:val="22"/>
                                <w:rPrChange w:id="477" w:author="Boyko, James" w:date="2025-06-16T09:50:00Z" w16du:dateUtc="2025-06-16T12:50:00Z">
                                  <w:rPr>
                                    <w:rFonts w:ascii="Cambria Math" w:hAnsi="Cambria Math"/>
                                  </w:rPr>
                                </w:rPrChange>
                              </w:rPr>
                              <m:t>1</m:t>
                            </m:r>
                          </m:sub>
                        </m:sSub>
                        <m:r>
                          <w:rPr>
                            <w:rFonts w:ascii="Cambria Math" w:hAnsi="Cambria Math"/>
                            <w:sz w:val="22"/>
                            <w:szCs w:val="22"/>
                            <w:rPrChange w:id="478"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79" w:author="Boyko, James" w:date="2025-06-16T09:50:00Z" w16du:dateUtc="2025-06-16T12:50:00Z">
                                  <w:rPr>
                                    <w:rFonts w:ascii="Cambria Math" w:hAnsi="Cambria Math"/>
                                  </w:rPr>
                                </w:rPrChange>
                              </w:rPr>
                              <m:t>Y</m:t>
                            </m:r>
                          </m:e>
                          <m:sub>
                            <m:r>
                              <w:rPr>
                                <w:rFonts w:ascii="Cambria Math" w:hAnsi="Cambria Math"/>
                                <w:sz w:val="22"/>
                                <w:szCs w:val="22"/>
                                <w:rPrChange w:id="480" w:author="Boyko, James" w:date="2025-06-16T09:50:00Z" w16du:dateUtc="2025-06-16T12:50:00Z">
                                  <w:rPr>
                                    <w:rFonts w:ascii="Cambria Math" w:hAnsi="Cambria Math"/>
                                  </w:rPr>
                                </w:rPrChange>
                              </w:rPr>
                              <m:t>0</m:t>
                            </m:r>
                          </m:sub>
                        </m:sSub>
                        <m:r>
                          <w:ins w:id="481" w:author="Boyko, James" w:date="2025-06-14T08:30:00Z" w16du:dateUtc="2025-06-14T11:30:00Z">
                            <w:rPr>
                              <w:rFonts w:ascii="Cambria Math" w:hAnsi="Cambria Math"/>
                              <w:sz w:val="22"/>
                              <w:szCs w:val="22"/>
                              <w:rPrChange w:id="482" w:author="Boyko, James" w:date="2025-06-16T09:50:00Z" w16du:dateUtc="2025-06-16T12:50:00Z">
                                <w:rPr>
                                  <w:rFonts w:ascii="Cambria Math" w:hAnsi="Cambria Math"/>
                                </w:rPr>
                              </w:rPrChange>
                            </w:rPr>
                            <m:t>)</m:t>
                          </w:ins>
                        </m:r>
                        <m:r>
                          <w:rPr>
                            <w:rFonts w:ascii="Cambria Math" w:hAnsi="Cambria Math"/>
                            <w:sz w:val="22"/>
                            <w:szCs w:val="22"/>
                            <w:rPrChange w:id="48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84" w:author="Boyko, James" w:date="2025-06-16T09:50:00Z" w16du:dateUtc="2025-06-16T12:50:00Z">
                                  <w:rPr>
                                    <w:rFonts w:ascii="Cambria Math" w:hAnsi="Cambria Math"/>
                                  </w:rPr>
                                </w:rPrChange>
                              </w:rPr>
                              <m:t>X</m:t>
                            </m:r>
                          </m:e>
                          <m:sub>
                            <m:r>
                              <w:rPr>
                                <w:rFonts w:ascii="Cambria Math" w:hAnsi="Cambria Math"/>
                                <w:sz w:val="22"/>
                                <w:szCs w:val="22"/>
                                <w:rPrChange w:id="485" w:author="Boyko, James" w:date="2025-06-16T09:50:00Z" w16du:dateUtc="2025-06-16T12:50: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486" w:author="Boyko, James" w:date="2025-06-16T09:50:00Z" w16du:dateUtc="2025-06-16T12:50:00Z">
                              <w:rPr>
                                <w:rFonts w:ascii="Cambria Math" w:hAnsi="Cambria Math"/>
                              </w:rPr>
                            </w:rPrChange>
                          </w:rPr>
                          <m:t>q</m:t>
                        </m:r>
                      </m:e>
                      <m:sub>
                        <m:r>
                          <w:ins w:id="487" w:author="Boyko, James" w:date="2025-06-14T08:30:00Z" w16du:dateUtc="2025-06-14T11:30:00Z">
                            <w:rPr>
                              <w:rFonts w:ascii="Cambria Math" w:hAnsi="Cambria Math"/>
                              <w:sz w:val="22"/>
                              <w:szCs w:val="22"/>
                              <w:rPrChange w:id="488"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489" w:author="Boyko, James" w:date="2025-06-16T09:50:00Z" w16du:dateUtc="2025-06-16T12:50:00Z">
                                  <w:rPr>
                                    <w:rFonts w:ascii="Cambria Math" w:hAnsi="Cambria Math"/>
                                  </w:rPr>
                                </w:rPrChange>
                              </w:rPr>
                              <m:t>X</m:t>
                            </m:r>
                          </m:e>
                          <m:sub>
                            <m:r>
                              <w:rPr>
                                <w:rFonts w:ascii="Cambria Math" w:hAnsi="Cambria Math"/>
                                <w:sz w:val="22"/>
                                <w:szCs w:val="22"/>
                                <w:rPrChange w:id="490" w:author="Boyko, James" w:date="2025-06-16T09:50:00Z" w16du:dateUtc="2025-06-16T12:50:00Z">
                                  <w:rPr>
                                    <w:rFonts w:ascii="Cambria Math" w:hAnsi="Cambria Math"/>
                                  </w:rPr>
                                </w:rPrChange>
                              </w:rPr>
                              <m:t>1</m:t>
                            </m:r>
                          </m:sub>
                        </m:sSub>
                        <m:r>
                          <w:rPr>
                            <w:rFonts w:ascii="Cambria Math" w:hAnsi="Cambria Math"/>
                            <w:sz w:val="22"/>
                            <w:szCs w:val="22"/>
                            <w:rPrChange w:id="491"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92" w:author="Boyko, James" w:date="2025-06-16T09:50:00Z" w16du:dateUtc="2025-06-16T12:50:00Z">
                                  <w:rPr>
                                    <w:rFonts w:ascii="Cambria Math" w:hAnsi="Cambria Math"/>
                                  </w:rPr>
                                </w:rPrChange>
                              </w:rPr>
                              <m:t>X</m:t>
                            </m:r>
                          </m:e>
                          <m:sub>
                            <m:r>
                              <w:rPr>
                                <w:rFonts w:ascii="Cambria Math" w:hAnsi="Cambria Math"/>
                                <w:sz w:val="22"/>
                                <w:szCs w:val="22"/>
                                <w:rPrChange w:id="493" w:author="Boyko, James" w:date="2025-06-16T09:50:00Z" w16du:dateUtc="2025-06-16T12:50:00Z">
                                  <w:rPr>
                                    <w:rFonts w:ascii="Cambria Math" w:hAnsi="Cambria Math"/>
                                  </w:rPr>
                                </w:rPrChange>
                              </w:rPr>
                              <m:t>0</m:t>
                            </m:r>
                          </m:sub>
                        </m:sSub>
                        <m:r>
                          <w:ins w:id="494" w:author="Boyko, James" w:date="2025-06-14T08:30:00Z" w16du:dateUtc="2025-06-14T11:30:00Z">
                            <w:rPr>
                              <w:rFonts w:ascii="Cambria Math" w:hAnsi="Cambria Math"/>
                              <w:sz w:val="22"/>
                              <w:szCs w:val="22"/>
                              <w:rPrChange w:id="495" w:author="Boyko, James" w:date="2025-06-16T09:50:00Z" w16du:dateUtc="2025-06-16T12:50:00Z">
                                <w:rPr>
                                  <w:rFonts w:ascii="Cambria Math" w:hAnsi="Cambria Math"/>
                                </w:rPr>
                              </w:rPrChange>
                            </w:rPr>
                            <m:t>)</m:t>
                          </w:ins>
                        </m:r>
                        <m:r>
                          <w:rPr>
                            <w:rFonts w:ascii="Cambria Math" w:hAnsi="Cambria Math"/>
                            <w:sz w:val="22"/>
                            <w:szCs w:val="22"/>
                            <w:rPrChange w:id="496"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497" w:author="Boyko, James" w:date="2025-06-16T09:50:00Z" w16du:dateUtc="2025-06-16T12:50:00Z">
                                  <w:rPr>
                                    <w:rFonts w:ascii="Cambria Math" w:hAnsi="Cambria Math"/>
                                  </w:rPr>
                                </w:rPrChange>
                              </w:rPr>
                              <m:t>X</m:t>
                            </m:r>
                          </m:e>
                          <m:sub>
                            <m:r>
                              <w:rPr>
                                <w:rFonts w:ascii="Cambria Math" w:hAnsi="Cambria Math"/>
                                <w:sz w:val="22"/>
                                <w:szCs w:val="22"/>
                                <w:rPrChange w:id="498" w:author="Boyko, James" w:date="2025-06-16T09:50:00Z" w16du:dateUtc="2025-06-16T12:50:00Z">
                                  <w:rPr>
                                    <w:rFonts w:ascii="Cambria Math" w:hAnsi="Cambria Math"/>
                                  </w:rPr>
                                </w:rPrChange>
                              </w:rPr>
                              <m:t>1</m:t>
                            </m:r>
                          </m:sub>
                        </m:sSub>
                      </m:sub>
                    </m:sSub>
                  </m:e>
                  <m:e>
                    <m:r>
                      <m:rPr>
                        <m:lit/>
                        <m:nor/>
                      </m:rPr>
                      <w:rPr>
                        <w:rFonts w:ascii="Cambria Math" w:hAnsi="Cambria Math"/>
                        <w:sz w:val="22"/>
                        <w:szCs w:val="22"/>
                        <w:rPrChange w:id="499" w:author="Boyko, James" w:date="2025-06-16T09:50:00Z" w16du:dateUtc="2025-06-16T12:50:00Z">
                          <w:rPr>
                            <w:rFonts w:ascii="Cambria Math" w:hAnsi="Cambria Math"/>
                          </w:rPr>
                        </w:rPrChange>
                      </w:rPr>
                      <m:t xml:space="preserve">    -</m:t>
                    </m:r>
                  </m:e>
                </m:mr>
              </m:m>
            </m:e>
          </m:d>
          <m:r>
            <w:ins w:id="500" w:author="Boyko, James" w:date="2025-06-16T09:48:00Z" w16du:dateUtc="2025-06-16T12:48:00Z">
              <w:rPr>
                <w:rFonts w:ascii="Cambria Math" w:eastAsia="Times New Roman" w:hAnsi="Cambria Math" w:cs="Times New Roman"/>
                <w:sz w:val="22"/>
                <w:szCs w:val="22"/>
                <w:rPrChange w:id="501" w:author="Boyko, James" w:date="2025-06-16T09:50:00Z" w16du:dateUtc="2025-06-16T12:50:00Z">
                  <w:rPr>
                    <w:rFonts w:ascii="Cambria Math" w:eastAsia="Times New Roman" w:hAnsi="Cambria Math" w:cs="Times New Roman"/>
                  </w:rPr>
                </w:rPrChange>
              </w:rPr>
              <m:t>=</m:t>
            </w:ins>
          </m:r>
          <m:d>
            <m:dPr>
              <m:begChr m:val=""/>
              <m:endChr m:val=""/>
              <m:ctrlPr>
                <w:ins w:id="502" w:author="Boyko, James" w:date="2025-06-16T09:48:00Z" w16du:dateUtc="2025-06-16T12:48:00Z">
                  <w:rPr>
                    <w:rFonts w:ascii="Cambria Math" w:hAnsi="Cambria Math"/>
                    <w:sz w:val="22"/>
                    <w:szCs w:val="22"/>
                  </w:rPr>
                </w:ins>
              </m:ctrlPr>
            </m:dPr>
            <m:e>
              <m:m>
                <m:mPr>
                  <m:mcs>
                    <m:mc>
                      <m:mcPr>
                        <m:count m:val="5"/>
                        <m:mcJc m:val="center"/>
                      </m:mcPr>
                    </m:mc>
                  </m:mcs>
                  <m:ctrlPr>
                    <w:ins w:id="503" w:author="Boyko, James" w:date="2025-06-16T09:48:00Z" w16du:dateUtc="2025-06-16T12:48:00Z">
                      <w:rPr>
                        <w:rFonts w:ascii="Cambria Math" w:hAnsi="Cambria Math"/>
                        <w:sz w:val="22"/>
                        <w:szCs w:val="22"/>
                      </w:rPr>
                    </w:ins>
                  </m:ctrlPr>
                </m:mPr>
                <m:mr>
                  <m:e/>
                  <m:e>
                    <m:sSub>
                      <m:sSubPr>
                        <m:ctrlPr>
                          <w:ins w:id="504" w:author="Boyko, James" w:date="2025-06-16T09:48:00Z" w16du:dateUtc="2025-06-16T12:48:00Z">
                            <w:rPr>
                              <w:rFonts w:ascii="Cambria Math" w:hAnsi="Cambria Math"/>
                              <w:sz w:val="22"/>
                              <w:szCs w:val="22"/>
                            </w:rPr>
                          </w:ins>
                        </m:ctrlPr>
                      </m:sSubPr>
                      <m:e>
                        <m:r>
                          <w:ins w:id="505" w:author="Boyko, James" w:date="2025-06-16T09:48:00Z" w16du:dateUtc="2025-06-16T12:48:00Z">
                            <w:rPr>
                              <w:rFonts w:ascii="Cambria Math" w:hAnsi="Cambria Math"/>
                              <w:sz w:val="22"/>
                              <w:szCs w:val="22"/>
                              <w:rPrChange w:id="506" w:author="Boyko, James" w:date="2025-06-16T09:50:00Z" w16du:dateUtc="2025-06-16T12:50:00Z">
                                <w:rPr>
                                  <w:rFonts w:ascii="Cambria Math" w:hAnsi="Cambria Math"/>
                                </w:rPr>
                              </w:rPrChange>
                            </w:rPr>
                            <m:t>X</m:t>
                          </w:ins>
                        </m:r>
                      </m:e>
                      <m:sub>
                        <m:r>
                          <w:ins w:id="507" w:author="Boyko, James" w:date="2025-06-16T09:48:00Z" w16du:dateUtc="2025-06-16T12:48:00Z">
                            <w:rPr>
                              <w:rFonts w:ascii="Cambria Math" w:hAnsi="Cambria Math"/>
                              <w:sz w:val="22"/>
                              <w:szCs w:val="22"/>
                              <w:rPrChange w:id="508" w:author="Boyko, James" w:date="2025-06-16T09:50:00Z" w16du:dateUtc="2025-06-16T12:50:00Z">
                                <w:rPr>
                                  <w:rFonts w:ascii="Cambria Math" w:hAnsi="Cambria Math"/>
                                </w:rPr>
                              </w:rPrChange>
                            </w:rPr>
                            <m:t>0</m:t>
                          </w:ins>
                        </m:r>
                      </m:sub>
                    </m:sSub>
                    <m:sSub>
                      <m:sSubPr>
                        <m:ctrlPr>
                          <w:ins w:id="509" w:author="Boyko, James" w:date="2025-06-16T09:48:00Z" w16du:dateUtc="2025-06-16T12:48:00Z">
                            <w:rPr>
                              <w:rFonts w:ascii="Cambria Math" w:hAnsi="Cambria Math"/>
                              <w:sz w:val="22"/>
                              <w:szCs w:val="22"/>
                            </w:rPr>
                          </w:ins>
                        </m:ctrlPr>
                      </m:sSubPr>
                      <m:e>
                        <m:r>
                          <w:ins w:id="510" w:author="Boyko, James" w:date="2025-06-16T09:48:00Z" w16du:dateUtc="2025-06-16T12:48:00Z">
                            <w:rPr>
                              <w:rFonts w:ascii="Cambria Math" w:hAnsi="Cambria Math"/>
                              <w:sz w:val="22"/>
                              <w:szCs w:val="22"/>
                              <w:rPrChange w:id="511" w:author="Boyko, James" w:date="2025-06-16T09:50:00Z" w16du:dateUtc="2025-06-16T12:50:00Z">
                                <w:rPr>
                                  <w:rFonts w:ascii="Cambria Math" w:hAnsi="Cambria Math"/>
                                </w:rPr>
                              </w:rPrChange>
                            </w:rPr>
                            <m:t>Y</m:t>
                          </w:ins>
                        </m:r>
                      </m:e>
                      <m:sub>
                        <m:r>
                          <w:ins w:id="512" w:author="Boyko, James" w:date="2025-06-16T09:48:00Z" w16du:dateUtc="2025-06-16T12:48:00Z">
                            <w:rPr>
                              <w:rFonts w:ascii="Cambria Math" w:hAnsi="Cambria Math"/>
                              <w:sz w:val="22"/>
                              <w:szCs w:val="22"/>
                              <w:rPrChange w:id="513" w:author="Boyko, James" w:date="2025-06-16T09:50:00Z" w16du:dateUtc="2025-06-16T12:50:00Z">
                                <w:rPr>
                                  <w:rFonts w:ascii="Cambria Math" w:hAnsi="Cambria Math"/>
                                </w:rPr>
                              </w:rPrChange>
                            </w:rPr>
                            <m:t>0</m:t>
                          </w:ins>
                        </m:r>
                      </m:sub>
                    </m:sSub>
                  </m:e>
                  <m:e>
                    <m:sSub>
                      <m:sSubPr>
                        <m:ctrlPr>
                          <w:ins w:id="514" w:author="Boyko, James" w:date="2025-06-16T09:48:00Z" w16du:dateUtc="2025-06-16T12:48:00Z">
                            <w:rPr>
                              <w:rFonts w:ascii="Cambria Math" w:hAnsi="Cambria Math"/>
                              <w:sz w:val="22"/>
                              <w:szCs w:val="22"/>
                            </w:rPr>
                          </w:ins>
                        </m:ctrlPr>
                      </m:sSubPr>
                      <m:e>
                        <m:r>
                          <w:ins w:id="515" w:author="Boyko, James" w:date="2025-06-16T09:48:00Z" w16du:dateUtc="2025-06-16T12:48:00Z">
                            <w:rPr>
                              <w:rFonts w:ascii="Cambria Math" w:hAnsi="Cambria Math"/>
                              <w:sz w:val="22"/>
                              <w:szCs w:val="22"/>
                              <w:rPrChange w:id="516" w:author="Boyko, James" w:date="2025-06-16T09:50:00Z" w16du:dateUtc="2025-06-16T12:50:00Z">
                                <w:rPr>
                                  <w:rFonts w:ascii="Cambria Math" w:hAnsi="Cambria Math"/>
                                </w:rPr>
                              </w:rPrChange>
                            </w:rPr>
                            <m:t>X</m:t>
                          </w:ins>
                        </m:r>
                      </m:e>
                      <m:sub>
                        <m:r>
                          <w:ins w:id="517" w:author="Boyko, James" w:date="2025-06-16T09:48:00Z" w16du:dateUtc="2025-06-16T12:48:00Z">
                            <w:rPr>
                              <w:rFonts w:ascii="Cambria Math" w:hAnsi="Cambria Math"/>
                              <w:sz w:val="22"/>
                              <w:szCs w:val="22"/>
                              <w:rPrChange w:id="518" w:author="Boyko, James" w:date="2025-06-16T09:50:00Z" w16du:dateUtc="2025-06-16T12:50:00Z">
                                <w:rPr>
                                  <w:rFonts w:ascii="Cambria Math" w:hAnsi="Cambria Math"/>
                                </w:rPr>
                              </w:rPrChange>
                            </w:rPr>
                            <m:t>1</m:t>
                          </w:ins>
                        </m:r>
                      </m:sub>
                    </m:sSub>
                    <m:sSub>
                      <m:sSubPr>
                        <m:ctrlPr>
                          <w:ins w:id="519" w:author="Boyko, James" w:date="2025-06-16T09:48:00Z" w16du:dateUtc="2025-06-16T12:48:00Z">
                            <w:rPr>
                              <w:rFonts w:ascii="Cambria Math" w:hAnsi="Cambria Math"/>
                              <w:sz w:val="22"/>
                              <w:szCs w:val="22"/>
                            </w:rPr>
                          </w:ins>
                        </m:ctrlPr>
                      </m:sSubPr>
                      <m:e>
                        <m:r>
                          <w:ins w:id="520" w:author="Boyko, James" w:date="2025-06-16T09:48:00Z" w16du:dateUtc="2025-06-16T12:48:00Z">
                            <w:rPr>
                              <w:rFonts w:ascii="Cambria Math" w:hAnsi="Cambria Math"/>
                              <w:sz w:val="22"/>
                              <w:szCs w:val="22"/>
                              <w:rPrChange w:id="521" w:author="Boyko, James" w:date="2025-06-16T09:50:00Z" w16du:dateUtc="2025-06-16T12:50:00Z">
                                <w:rPr>
                                  <w:rFonts w:ascii="Cambria Math" w:hAnsi="Cambria Math"/>
                                </w:rPr>
                              </w:rPrChange>
                            </w:rPr>
                            <m:t>Y</m:t>
                          </w:ins>
                        </m:r>
                      </m:e>
                      <m:sub>
                        <m:r>
                          <w:ins w:id="522" w:author="Boyko, James" w:date="2025-06-16T09:48:00Z" w16du:dateUtc="2025-06-16T12:48:00Z">
                            <w:rPr>
                              <w:rFonts w:ascii="Cambria Math" w:hAnsi="Cambria Math"/>
                              <w:sz w:val="22"/>
                              <w:szCs w:val="22"/>
                              <w:rPrChange w:id="523" w:author="Boyko, James" w:date="2025-06-16T09:50:00Z" w16du:dateUtc="2025-06-16T12:50:00Z">
                                <w:rPr>
                                  <w:rFonts w:ascii="Cambria Math" w:hAnsi="Cambria Math"/>
                                </w:rPr>
                              </w:rPrChange>
                            </w:rPr>
                            <m:t>0</m:t>
                          </w:ins>
                        </m:r>
                      </m:sub>
                    </m:sSub>
                  </m:e>
                  <m:e>
                    <m:sSub>
                      <m:sSubPr>
                        <m:ctrlPr>
                          <w:ins w:id="524" w:author="Boyko, James" w:date="2025-06-16T09:48:00Z" w16du:dateUtc="2025-06-16T12:48:00Z">
                            <w:rPr>
                              <w:rFonts w:ascii="Cambria Math" w:hAnsi="Cambria Math"/>
                              <w:sz w:val="22"/>
                              <w:szCs w:val="22"/>
                            </w:rPr>
                          </w:ins>
                        </m:ctrlPr>
                      </m:sSubPr>
                      <m:e>
                        <m:r>
                          <w:ins w:id="525" w:author="Boyko, James" w:date="2025-06-16T09:48:00Z" w16du:dateUtc="2025-06-16T12:48:00Z">
                            <w:rPr>
                              <w:rFonts w:ascii="Cambria Math" w:hAnsi="Cambria Math"/>
                              <w:sz w:val="22"/>
                              <w:szCs w:val="22"/>
                              <w:rPrChange w:id="526" w:author="Boyko, James" w:date="2025-06-16T09:50:00Z" w16du:dateUtc="2025-06-16T12:50:00Z">
                                <w:rPr>
                                  <w:rFonts w:ascii="Cambria Math" w:hAnsi="Cambria Math"/>
                                </w:rPr>
                              </w:rPrChange>
                            </w:rPr>
                            <m:t>X</m:t>
                          </w:ins>
                        </m:r>
                      </m:e>
                      <m:sub>
                        <m:r>
                          <w:ins w:id="527" w:author="Boyko, James" w:date="2025-06-16T09:48:00Z" w16du:dateUtc="2025-06-16T12:48:00Z">
                            <w:rPr>
                              <w:rFonts w:ascii="Cambria Math" w:hAnsi="Cambria Math"/>
                              <w:sz w:val="22"/>
                              <w:szCs w:val="22"/>
                              <w:rPrChange w:id="528" w:author="Boyko, James" w:date="2025-06-16T09:50:00Z" w16du:dateUtc="2025-06-16T12:50:00Z">
                                <w:rPr>
                                  <w:rFonts w:ascii="Cambria Math" w:hAnsi="Cambria Math"/>
                                </w:rPr>
                              </w:rPrChange>
                            </w:rPr>
                            <m:t>0</m:t>
                          </w:ins>
                        </m:r>
                      </m:sub>
                    </m:sSub>
                    <m:sSub>
                      <m:sSubPr>
                        <m:ctrlPr>
                          <w:ins w:id="529" w:author="Boyko, James" w:date="2025-06-16T09:48:00Z" w16du:dateUtc="2025-06-16T12:48:00Z">
                            <w:rPr>
                              <w:rFonts w:ascii="Cambria Math" w:hAnsi="Cambria Math"/>
                              <w:sz w:val="22"/>
                              <w:szCs w:val="22"/>
                            </w:rPr>
                          </w:ins>
                        </m:ctrlPr>
                      </m:sSubPr>
                      <m:e>
                        <m:r>
                          <w:ins w:id="530" w:author="Boyko, James" w:date="2025-06-16T09:48:00Z" w16du:dateUtc="2025-06-16T12:48:00Z">
                            <w:rPr>
                              <w:rFonts w:ascii="Cambria Math" w:hAnsi="Cambria Math"/>
                              <w:sz w:val="22"/>
                              <w:szCs w:val="22"/>
                              <w:rPrChange w:id="531" w:author="Boyko, James" w:date="2025-06-16T09:50:00Z" w16du:dateUtc="2025-06-16T12:50:00Z">
                                <w:rPr>
                                  <w:rFonts w:ascii="Cambria Math" w:hAnsi="Cambria Math"/>
                                </w:rPr>
                              </w:rPrChange>
                            </w:rPr>
                            <m:t>Y</m:t>
                          </w:ins>
                        </m:r>
                      </m:e>
                      <m:sub>
                        <m:r>
                          <w:ins w:id="532" w:author="Boyko, James" w:date="2025-06-16T09:48:00Z" w16du:dateUtc="2025-06-16T12:48:00Z">
                            <w:rPr>
                              <w:rFonts w:ascii="Cambria Math" w:hAnsi="Cambria Math"/>
                              <w:sz w:val="22"/>
                              <w:szCs w:val="22"/>
                              <w:rPrChange w:id="533" w:author="Boyko, James" w:date="2025-06-16T09:50:00Z" w16du:dateUtc="2025-06-16T12:50:00Z">
                                <w:rPr>
                                  <w:rFonts w:ascii="Cambria Math" w:hAnsi="Cambria Math"/>
                                </w:rPr>
                              </w:rPrChange>
                            </w:rPr>
                            <m:t>1</m:t>
                          </w:ins>
                        </m:r>
                      </m:sub>
                    </m:sSub>
                  </m:e>
                  <m:e>
                    <m:sSub>
                      <m:sSubPr>
                        <m:ctrlPr>
                          <w:ins w:id="534" w:author="Boyko, James" w:date="2025-06-16T09:48:00Z" w16du:dateUtc="2025-06-16T12:48:00Z">
                            <w:rPr>
                              <w:rFonts w:ascii="Cambria Math" w:hAnsi="Cambria Math"/>
                              <w:sz w:val="22"/>
                              <w:szCs w:val="22"/>
                            </w:rPr>
                          </w:ins>
                        </m:ctrlPr>
                      </m:sSubPr>
                      <m:e>
                        <m:r>
                          <w:ins w:id="535" w:author="Boyko, James" w:date="2025-06-16T09:48:00Z" w16du:dateUtc="2025-06-16T12:48:00Z">
                            <w:rPr>
                              <w:rFonts w:ascii="Cambria Math" w:hAnsi="Cambria Math"/>
                              <w:sz w:val="22"/>
                              <w:szCs w:val="22"/>
                              <w:rPrChange w:id="536" w:author="Boyko, James" w:date="2025-06-16T09:50:00Z" w16du:dateUtc="2025-06-16T12:50:00Z">
                                <w:rPr>
                                  <w:rFonts w:ascii="Cambria Math" w:hAnsi="Cambria Math"/>
                                </w:rPr>
                              </w:rPrChange>
                            </w:rPr>
                            <m:t>X</m:t>
                          </w:ins>
                        </m:r>
                      </m:e>
                      <m:sub>
                        <m:r>
                          <w:ins w:id="537" w:author="Boyko, James" w:date="2025-06-16T09:48:00Z" w16du:dateUtc="2025-06-16T12:48:00Z">
                            <w:rPr>
                              <w:rFonts w:ascii="Cambria Math" w:hAnsi="Cambria Math"/>
                              <w:sz w:val="22"/>
                              <w:szCs w:val="22"/>
                              <w:rPrChange w:id="538" w:author="Boyko, James" w:date="2025-06-16T09:50:00Z" w16du:dateUtc="2025-06-16T12:50:00Z">
                                <w:rPr>
                                  <w:rFonts w:ascii="Cambria Math" w:hAnsi="Cambria Math"/>
                                </w:rPr>
                              </w:rPrChange>
                            </w:rPr>
                            <m:t>1</m:t>
                          </w:ins>
                        </m:r>
                      </m:sub>
                    </m:sSub>
                    <m:sSub>
                      <m:sSubPr>
                        <m:ctrlPr>
                          <w:ins w:id="539" w:author="Boyko, James" w:date="2025-06-16T09:48:00Z" w16du:dateUtc="2025-06-16T12:48:00Z">
                            <w:rPr>
                              <w:rFonts w:ascii="Cambria Math" w:hAnsi="Cambria Math"/>
                              <w:sz w:val="22"/>
                              <w:szCs w:val="22"/>
                            </w:rPr>
                          </w:ins>
                        </m:ctrlPr>
                      </m:sSubPr>
                      <m:e>
                        <m:r>
                          <w:ins w:id="540" w:author="Boyko, James" w:date="2025-06-16T09:48:00Z" w16du:dateUtc="2025-06-16T12:48:00Z">
                            <w:rPr>
                              <w:rFonts w:ascii="Cambria Math" w:hAnsi="Cambria Math"/>
                              <w:sz w:val="22"/>
                              <w:szCs w:val="22"/>
                              <w:rPrChange w:id="541" w:author="Boyko, James" w:date="2025-06-16T09:50:00Z" w16du:dateUtc="2025-06-16T12:50:00Z">
                                <w:rPr>
                                  <w:rFonts w:ascii="Cambria Math" w:hAnsi="Cambria Math"/>
                                </w:rPr>
                              </w:rPrChange>
                            </w:rPr>
                            <m:t>Y</m:t>
                          </w:ins>
                        </m:r>
                      </m:e>
                      <m:sub>
                        <m:r>
                          <w:ins w:id="542" w:author="Boyko, James" w:date="2025-06-16T09:48:00Z" w16du:dateUtc="2025-06-16T12:48:00Z">
                            <w:rPr>
                              <w:rFonts w:ascii="Cambria Math" w:hAnsi="Cambria Math"/>
                              <w:sz w:val="22"/>
                              <w:szCs w:val="22"/>
                              <w:rPrChange w:id="543" w:author="Boyko, James" w:date="2025-06-16T09:50:00Z" w16du:dateUtc="2025-06-16T12:50:00Z">
                                <w:rPr>
                                  <w:rFonts w:ascii="Cambria Math" w:hAnsi="Cambria Math"/>
                                </w:rPr>
                              </w:rPrChange>
                            </w:rPr>
                            <m:t>1</m:t>
                          </w:ins>
                        </m:r>
                      </m:sub>
                    </m:sSub>
                  </m:e>
                </m:mr>
                <m:mr>
                  <m:e>
                    <m:sSub>
                      <m:sSubPr>
                        <m:ctrlPr>
                          <w:ins w:id="544" w:author="Boyko, James" w:date="2025-06-16T09:48:00Z" w16du:dateUtc="2025-06-16T12:48:00Z">
                            <w:rPr>
                              <w:rFonts w:ascii="Cambria Math" w:hAnsi="Cambria Math"/>
                              <w:sz w:val="22"/>
                              <w:szCs w:val="22"/>
                            </w:rPr>
                          </w:ins>
                        </m:ctrlPr>
                      </m:sSubPr>
                      <m:e>
                        <m:r>
                          <w:ins w:id="545" w:author="Boyko, James" w:date="2025-06-16T09:48:00Z" w16du:dateUtc="2025-06-16T12:48:00Z">
                            <w:rPr>
                              <w:rFonts w:ascii="Cambria Math" w:hAnsi="Cambria Math"/>
                              <w:sz w:val="22"/>
                              <w:szCs w:val="22"/>
                              <w:rPrChange w:id="546" w:author="Boyko, James" w:date="2025-06-16T09:50:00Z" w16du:dateUtc="2025-06-16T12:50:00Z">
                                <w:rPr>
                                  <w:rFonts w:ascii="Cambria Math" w:hAnsi="Cambria Math"/>
                                </w:rPr>
                              </w:rPrChange>
                            </w:rPr>
                            <m:t>X</m:t>
                          </w:ins>
                        </m:r>
                      </m:e>
                      <m:sub>
                        <m:r>
                          <w:ins w:id="547" w:author="Boyko, James" w:date="2025-06-16T09:48:00Z" w16du:dateUtc="2025-06-16T12:48:00Z">
                            <w:rPr>
                              <w:rFonts w:ascii="Cambria Math" w:hAnsi="Cambria Math"/>
                              <w:sz w:val="22"/>
                              <w:szCs w:val="22"/>
                              <w:rPrChange w:id="548" w:author="Boyko, James" w:date="2025-06-16T09:50:00Z" w16du:dateUtc="2025-06-16T12:50:00Z">
                                <w:rPr>
                                  <w:rFonts w:ascii="Cambria Math" w:hAnsi="Cambria Math"/>
                                </w:rPr>
                              </w:rPrChange>
                            </w:rPr>
                            <m:t>0</m:t>
                          </w:ins>
                        </m:r>
                      </m:sub>
                    </m:sSub>
                    <m:sSub>
                      <m:sSubPr>
                        <m:ctrlPr>
                          <w:ins w:id="549" w:author="Boyko, James" w:date="2025-06-16T09:48:00Z" w16du:dateUtc="2025-06-16T12:48:00Z">
                            <w:rPr>
                              <w:rFonts w:ascii="Cambria Math" w:hAnsi="Cambria Math"/>
                              <w:sz w:val="22"/>
                              <w:szCs w:val="22"/>
                            </w:rPr>
                          </w:ins>
                        </m:ctrlPr>
                      </m:sSubPr>
                      <m:e>
                        <m:r>
                          <w:ins w:id="550" w:author="Boyko, James" w:date="2025-06-16T09:48:00Z" w16du:dateUtc="2025-06-16T12:48:00Z">
                            <w:rPr>
                              <w:rFonts w:ascii="Cambria Math" w:hAnsi="Cambria Math"/>
                              <w:sz w:val="22"/>
                              <w:szCs w:val="22"/>
                              <w:rPrChange w:id="551" w:author="Boyko, James" w:date="2025-06-16T09:50:00Z" w16du:dateUtc="2025-06-16T12:50:00Z">
                                <w:rPr>
                                  <w:rFonts w:ascii="Cambria Math" w:hAnsi="Cambria Math"/>
                                </w:rPr>
                              </w:rPrChange>
                            </w:rPr>
                            <m:t>Y</m:t>
                          </w:ins>
                        </m:r>
                      </m:e>
                      <m:sub>
                        <m:r>
                          <w:ins w:id="552" w:author="Boyko, James" w:date="2025-06-16T09:48:00Z" w16du:dateUtc="2025-06-16T12:48:00Z">
                            <w:rPr>
                              <w:rFonts w:ascii="Cambria Math" w:hAnsi="Cambria Math"/>
                              <w:sz w:val="22"/>
                              <w:szCs w:val="22"/>
                              <w:rPrChange w:id="553" w:author="Boyko, James" w:date="2025-06-16T09:50:00Z" w16du:dateUtc="2025-06-16T12:50:00Z">
                                <w:rPr>
                                  <w:rFonts w:ascii="Cambria Math" w:hAnsi="Cambria Math"/>
                                </w:rPr>
                              </w:rPrChange>
                            </w:rPr>
                            <m:t>0</m:t>
                          </w:ins>
                        </m:r>
                      </m:sub>
                    </m:sSub>
                  </m:e>
                  <m:e>
                    <m:r>
                      <w:ins w:id="554" w:author="Boyko, James" w:date="2025-06-16T09:48:00Z" w16du:dateUtc="2025-06-16T12:48:00Z">
                        <m:rPr>
                          <m:lit/>
                          <m:nor/>
                        </m:rPr>
                        <w:rPr>
                          <w:rFonts w:ascii="Cambria Math" w:hAnsi="Cambria Math"/>
                          <w:sz w:val="22"/>
                          <w:szCs w:val="22"/>
                          <w:rPrChange w:id="555" w:author="Boyko, James" w:date="2025-06-16T09:50:00Z" w16du:dateUtc="2025-06-16T12:50:00Z">
                            <w:rPr>
                              <w:rFonts w:ascii="Cambria Math" w:hAnsi="Cambria Math"/>
                            </w:rPr>
                          </w:rPrChange>
                        </w:rPr>
                        <m:t xml:space="preserve">    -</m:t>
                      </w:ins>
                    </m:r>
                  </m:e>
                  <m:e>
                    <m:sSub>
                      <m:sSubPr>
                        <m:ctrlPr>
                          <w:ins w:id="556" w:author="Boyko, James" w:date="2025-06-16T09:48:00Z" w16du:dateUtc="2025-06-16T12:48:00Z">
                            <w:rPr>
                              <w:rFonts w:ascii="Cambria Math" w:hAnsi="Cambria Math"/>
                              <w:sz w:val="22"/>
                              <w:szCs w:val="22"/>
                            </w:rPr>
                          </w:ins>
                        </m:ctrlPr>
                      </m:sSubPr>
                      <m:e>
                        <m:r>
                          <w:ins w:id="557" w:author="Boyko, James" w:date="2025-06-16T09:48:00Z" w16du:dateUtc="2025-06-16T12:48:00Z">
                            <w:rPr>
                              <w:rFonts w:ascii="Cambria Math" w:hAnsi="Cambria Math"/>
                              <w:sz w:val="22"/>
                              <w:szCs w:val="22"/>
                              <w:rPrChange w:id="558" w:author="Boyko, James" w:date="2025-06-16T09:50:00Z" w16du:dateUtc="2025-06-16T12:50:00Z">
                                <w:rPr>
                                  <w:rFonts w:ascii="Cambria Math" w:hAnsi="Cambria Math"/>
                                </w:rPr>
                              </w:rPrChange>
                            </w:rPr>
                            <m:t>q</m:t>
                          </w:ins>
                        </m:r>
                      </m:e>
                      <m:sub>
                        <m:r>
                          <w:ins w:id="559" w:author="Boyko, James" w:date="2025-06-16T09:50:00Z" w16du:dateUtc="2025-06-16T12:50:00Z">
                            <w:rPr>
                              <w:rFonts w:ascii="Cambria Math" w:hAnsi="Cambria Math"/>
                              <w:sz w:val="22"/>
                              <w:szCs w:val="22"/>
                              <w:rPrChange w:id="560" w:author="Boyko, James" w:date="2025-06-16T09:50:00Z" w16du:dateUtc="2025-06-16T12:50:00Z">
                                <w:rPr>
                                  <w:rFonts w:ascii="Cambria Math" w:hAnsi="Cambria Math"/>
                                  <w:sz w:val="20"/>
                                  <w:szCs w:val="18"/>
                                </w:rPr>
                              </w:rPrChange>
                            </w:rPr>
                            <m:t>12</m:t>
                          </w:ins>
                        </m:r>
                      </m:sub>
                    </m:sSub>
                  </m:e>
                  <m:e>
                    <m:sSub>
                      <m:sSubPr>
                        <m:ctrlPr>
                          <w:ins w:id="561" w:author="Boyko, James" w:date="2025-06-16T09:49:00Z" w16du:dateUtc="2025-06-16T12:49:00Z">
                            <w:rPr>
                              <w:rFonts w:ascii="Cambria Math" w:hAnsi="Cambria Math"/>
                              <w:i/>
                              <w:sz w:val="22"/>
                              <w:szCs w:val="22"/>
                            </w:rPr>
                          </w:ins>
                        </m:ctrlPr>
                      </m:sSubPr>
                      <m:e>
                        <m:r>
                          <w:ins w:id="562" w:author="Boyko, James" w:date="2025-06-16T09:49:00Z" w16du:dateUtc="2025-06-16T12:49:00Z">
                            <w:rPr>
                              <w:rFonts w:ascii="Cambria Math" w:hAnsi="Cambria Math"/>
                              <w:sz w:val="22"/>
                              <w:szCs w:val="22"/>
                              <w:rPrChange w:id="563" w:author="Boyko, James" w:date="2025-06-16T09:50:00Z" w16du:dateUtc="2025-06-16T12:50:00Z">
                                <w:rPr>
                                  <w:rFonts w:ascii="Cambria Math" w:hAnsi="Cambria Math"/>
                                </w:rPr>
                              </w:rPrChange>
                            </w:rPr>
                            <m:t>q</m:t>
                          </w:ins>
                        </m:r>
                      </m:e>
                      <m:sub>
                        <m:r>
                          <w:ins w:id="564" w:author="Boyko, James" w:date="2025-06-16T09:50:00Z" w16du:dateUtc="2025-06-16T12:50:00Z">
                            <w:rPr>
                              <w:rFonts w:ascii="Cambria Math" w:hAnsi="Cambria Math"/>
                              <w:sz w:val="22"/>
                              <w:szCs w:val="22"/>
                              <w:rPrChange w:id="565" w:author="Boyko, James" w:date="2025-06-16T09:50:00Z" w16du:dateUtc="2025-06-16T12:50:00Z">
                                <w:rPr>
                                  <w:rFonts w:ascii="Cambria Math" w:hAnsi="Cambria Math"/>
                                  <w:sz w:val="20"/>
                                  <w:szCs w:val="18"/>
                                </w:rPr>
                              </w:rPrChange>
                            </w:rPr>
                            <m:t>13</m:t>
                          </w:ins>
                        </m:r>
                      </m:sub>
                    </m:sSub>
                  </m:e>
                  <m:e>
                    <m:r>
                      <w:ins w:id="566" w:author="Boyko, James" w:date="2025-06-16T09:48:00Z" w16du:dateUtc="2025-06-16T12:48:00Z">
                        <m:rPr>
                          <m:lit/>
                          <m:nor/>
                        </m:rPr>
                        <w:rPr>
                          <w:rFonts w:ascii="Cambria Math" w:hAnsi="Cambria Math"/>
                          <w:sz w:val="22"/>
                          <w:szCs w:val="22"/>
                          <w:rPrChange w:id="567" w:author="Boyko, James" w:date="2025-06-16T09:50:00Z" w16du:dateUtc="2025-06-16T12:50:00Z">
                            <w:rPr>
                              <w:rFonts w:ascii="Cambria Math" w:hAnsi="Cambria Math"/>
                            </w:rPr>
                          </w:rPrChange>
                        </w:rPr>
                        <m:t xml:space="preserve">    -</m:t>
                      </w:ins>
                    </m:r>
                  </m:e>
                </m:mr>
                <m:mr>
                  <m:e>
                    <m:sSub>
                      <m:sSubPr>
                        <m:ctrlPr>
                          <w:ins w:id="568" w:author="Boyko, James" w:date="2025-06-16T09:48:00Z" w16du:dateUtc="2025-06-16T12:48:00Z">
                            <w:rPr>
                              <w:rFonts w:ascii="Cambria Math" w:hAnsi="Cambria Math"/>
                              <w:sz w:val="22"/>
                              <w:szCs w:val="22"/>
                            </w:rPr>
                          </w:ins>
                        </m:ctrlPr>
                      </m:sSubPr>
                      <m:e>
                        <m:r>
                          <w:ins w:id="569" w:author="Boyko, James" w:date="2025-06-16T09:48:00Z" w16du:dateUtc="2025-06-16T12:48:00Z">
                            <w:rPr>
                              <w:rFonts w:ascii="Cambria Math" w:hAnsi="Cambria Math"/>
                              <w:sz w:val="22"/>
                              <w:szCs w:val="22"/>
                              <w:rPrChange w:id="570" w:author="Boyko, James" w:date="2025-06-16T09:50:00Z" w16du:dateUtc="2025-06-16T12:50:00Z">
                                <w:rPr>
                                  <w:rFonts w:ascii="Cambria Math" w:hAnsi="Cambria Math"/>
                                </w:rPr>
                              </w:rPrChange>
                            </w:rPr>
                            <m:t>X</m:t>
                          </w:ins>
                        </m:r>
                      </m:e>
                      <m:sub>
                        <m:r>
                          <w:ins w:id="571" w:author="Boyko, James" w:date="2025-06-16T09:48:00Z" w16du:dateUtc="2025-06-16T12:48:00Z">
                            <w:rPr>
                              <w:rFonts w:ascii="Cambria Math" w:hAnsi="Cambria Math"/>
                              <w:sz w:val="22"/>
                              <w:szCs w:val="22"/>
                              <w:rPrChange w:id="572" w:author="Boyko, James" w:date="2025-06-16T09:50:00Z" w16du:dateUtc="2025-06-16T12:50:00Z">
                                <w:rPr>
                                  <w:rFonts w:ascii="Cambria Math" w:hAnsi="Cambria Math"/>
                                </w:rPr>
                              </w:rPrChange>
                            </w:rPr>
                            <m:t>1</m:t>
                          </w:ins>
                        </m:r>
                      </m:sub>
                    </m:sSub>
                    <m:sSub>
                      <m:sSubPr>
                        <m:ctrlPr>
                          <w:ins w:id="573" w:author="Boyko, James" w:date="2025-06-16T09:48:00Z" w16du:dateUtc="2025-06-16T12:48:00Z">
                            <w:rPr>
                              <w:rFonts w:ascii="Cambria Math" w:hAnsi="Cambria Math"/>
                              <w:sz w:val="22"/>
                              <w:szCs w:val="22"/>
                            </w:rPr>
                          </w:ins>
                        </m:ctrlPr>
                      </m:sSubPr>
                      <m:e>
                        <m:r>
                          <w:ins w:id="574" w:author="Boyko, James" w:date="2025-06-16T09:48:00Z" w16du:dateUtc="2025-06-16T12:48:00Z">
                            <w:rPr>
                              <w:rFonts w:ascii="Cambria Math" w:hAnsi="Cambria Math"/>
                              <w:sz w:val="22"/>
                              <w:szCs w:val="22"/>
                              <w:rPrChange w:id="575" w:author="Boyko, James" w:date="2025-06-16T09:50:00Z" w16du:dateUtc="2025-06-16T12:50:00Z">
                                <w:rPr>
                                  <w:rFonts w:ascii="Cambria Math" w:hAnsi="Cambria Math"/>
                                </w:rPr>
                              </w:rPrChange>
                            </w:rPr>
                            <m:t>Y</m:t>
                          </w:ins>
                        </m:r>
                      </m:e>
                      <m:sub>
                        <m:r>
                          <w:ins w:id="576" w:author="Boyko, James" w:date="2025-06-16T09:48:00Z" w16du:dateUtc="2025-06-16T12:48:00Z">
                            <w:rPr>
                              <w:rFonts w:ascii="Cambria Math" w:hAnsi="Cambria Math"/>
                              <w:sz w:val="22"/>
                              <w:szCs w:val="22"/>
                              <w:rPrChange w:id="577" w:author="Boyko, James" w:date="2025-06-16T09:50:00Z" w16du:dateUtc="2025-06-16T12:50:00Z">
                                <w:rPr>
                                  <w:rFonts w:ascii="Cambria Math" w:hAnsi="Cambria Math"/>
                                </w:rPr>
                              </w:rPrChange>
                            </w:rPr>
                            <m:t>0</m:t>
                          </w:ins>
                        </m:r>
                      </m:sub>
                    </m:sSub>
                  </m:e>
                  <m:e>
                    <m:sSub>
                      <m:sSubPr>
                        <m:ctrlPr>
                          <w:ins w:id="578" w:author="Boyko, James" w:date="2025-06-16T09:48:00Z" w16du:dateUtc="2025-06-16T12:48:00Z">
                            <w:rPr>
                              <w:rFonts w:ascii="Cambria Math" w:hAnsi="Cambria Math"/>
                              <w:sz w:val="22"/>
                              <w:szCs w:val="22"/>
                            </w:rPr>
                          </w:ins>
                        </m:ctrlPr>
                      </m:sSubPr>
                      <m:e>
                        <m:r>
                          <w:ins w:id="579" w:author="Boyko, James" w:date="2025-06-16T09:48:00Z" w16du:dateUtc="2025-06-16T12:48:00Z">
                            <w:rPr>
                              <w:rFonts w:ascii="Cambria Math" w:hAnsi="Cambria Math"/>
                              <w:sz w:val="22"/>
                              <w:szCs w:val="22"/>
                              <w:rPrChange w:id="580" w:author="Boyko, James" w:date="2025-06-16T09:50:00Z" w16du:dateUtc="2025-06-16T12:50:00Z">
                                <w:rPr>
                                  <w:rFonts w:ascii="Cambria Math" w:hAnsi="Cambria Math"/>
                                </w:rPr>
                              </w:rPrChange>
                            </w:rPr>
                            <m:t>q</m:t>
                          </w:ins>
                        </m:r>
                      </m:e>
                      <m:sub>
                        <m:r>
                          <w:ins w:id="581" w:author="Boyko, James" w:date="2025-06-16T09:50:00Z" w16du:dateUtc="2025-06-16T12:50:00Z">
                            <w:rPr>
                              <w:rFonts w:ascii="Cambria Math" w:hAnsi="Cambria Math"/>
                              <w:sz w:val="22"/>
                              <w:szCs w:val="22"/>
                              <w:rPrChange w:id="582" w:author="Boyko, James" w:date="2025-06-16T09:50:00Z" w16du:dateUtc="2025-06-16T12:50:00Z">
                                <w:rPr>
                                  <w:rFonts w:ascii="Cambria Math" w:hAnsi="Cambria Math"/>
                                  <w:sz w:val="20"/>
                                  <w:szCs w:val="18"/>
                                </w:rPr>
                              </w:rPrChange>
                            </w:rPr>
                            <m:t>21</m:t>
                          </w:ins>
                        </m:r>
                      </m:sub>
                    </m:sSub>
                  </m:e>
                  <m:e>
                    <m:r>
                      <w:ins w:id="583" w:author="Boyko, James" w:date="2025-06-16T09:48:00Z" w16du:dateUtc="2025-06-16T12:48:00Z">
                        <m:rPr>
                          <m:lit/>
                          <m:nor/>
                        </m:rPr>
                        <w:rPr>
                          <w:rFonts w:ascii="Cambria Math" w:hAnsi="Cambria Math"/>
                          <w:sz w:val="22"/>
                          <w:szCs w:val="22"/>
                          <w:rPrChange w:id="584" w:author="Boyko, James" w:date="2025-06-16T09:50:00Z" w16du:dateUtc="2025-06-16T12:50:00Z">
                            <w:rPr>
                              <w:rFonts w:ascii="Cambria Math" w:hAnsi="Cambria Math"/>
                            </w:rPr>
                          </w:rPrChange>
                        </w:rPr>
                        <m:t xml:space="preserve">    -</m:t>
                      </w:ins>
                    </m:r>
                  </m:e>
                  <m:e>
                    <m:r>
                      <w:ins w:id="585" w:author="Boyko, James" w:date="2025-06-16T09:48:00Z" w16du:dateUtc="2025-06-16T12:48:00Z">
                        <m:rPr>
                          <m:lit/>
                          <m:nor/>
                        </m:rPr>
                        <w:rPr>
                          <w:rFonts w:ascii="Cambria Math" w:hAnsi="Cambria Math"/>
                          <w:sz w:val="22"/>
                          <w:szCs w:val="22"/>
                          <w:rPrChange w:id="586" w:author="Boyko, James" w:date="2025-06-16T09:50:00Z" w16du:dateUtc="2025-06-16T12:50:00Z">
                            <w:rPr>
                              <w:rFonts w:ascii="Cambria Math" w:hAnsi="Cambria Math"/>
                            </w:rPr>
                          </w:rPrChange>
                        </w:rPr>
                        <m:t xml:space="preserve">    -</m:t>
                      </w:ins>
                    </m:r>
                  </m:e>
                  <m:e>
                    <m:sSub>
                      <m:sSubPr>
                        <m:ctrlPr>
                          <w:ins w:id="587" w:author="Boyko, James" w:date="2025-06-16T09:49:00Z" w16du:dateUtc="2025-06-16T12:49:00Z">
                            <w:rPr>
                              <w:rFonts w:ascii="Cambria Math" w:hAnsi="Cambria Math"/>
                              <w:sz w:val="22"/>
                              <w:szCs w:val="22"/>
                            </w:rPr>
                          </w:ins>
                        </m:ctrlPr>
                      </m:sSubPr>
                      <m:e>
                        <m:r>
                          <w:ins w:id="588" w:author="Boyko, James" w:date="2025-06-16T09:49:00Z" w16du:dateUtc="2025-06-16T12:49:00Z">
                            <w:rPr>
                              <w:rFonts w:ascii="Cambria Math" w:hAnsi="Cambria Math"/>
                              <w:sz w:val="22"/>
                              <w:szCs w:val="22"/>
                              <w:rPrChange w:id="589" w:author="Boyko, James" w:date="2025-06-16T09:50:00Z" w16du:dateUtc="2025-06-16T12:50:00Z">
                                <w:rPr>
                                  <w:rFonts w:ascii="Cambria Math" w:hAnsi="Cambria Math"/>
                                </w:rPr>
                              </w:rPrChange>
                            </w:rPr>
                            <m:t>q</m:t>
                          </w:ins>
                        </m:r>
                      </m:e>
                      <m:sub>
                        <m:r>
                          <w:ins w:id="590" w:author="Boyko, James" w:date="2025-06-16T09:50:00Z" w16du:dateUtc="2025-06-16T12:50:00Z">
                            <w:rPr>
                              <w:rFonts w:ascii="Cambria Math" w:hAnsi="Cambria Math"/>
                              <w:sz w:val="22"/>
                              <w:szCs w:val="22"/>
                              <w:rPrChange w:id="591" w:author="Boyko, James" w:date="2025-06-16T09:50:00Z" w16du:dateUtc="2025-06-16T12:50:00Z">
                                <w:rPr>
                                  <w:rFonts w:ascii="Cambria Math" w:hAnsi="Cambria Math"/>
                                  <w:sz w:val="20"/>
                                  <w:szCs w:val="18"/>
                                </w:rPr>
                              </w:rPrChange>
                            </w:rPr>
                            <m:t>24</m:t>
                          </w:ins>
                        </m:r>
                      </m:sub>
                    </m:sSub>
                  </m:e>
                </m:mr>
                <m:mr>
                  <m:e>
                    <m:sSub>
                      <m:sSubPr>
                        <m:ctrlPr>
                          <w:ins w:id="592" w:author="Boyko, James" w:date="2025-06-16T09:48:00Z" w16du:dateUtc="2025-06-16T12:48:00Z">
                            <w:rPr>
                              <w:rFonts w:ascii="Cambria Math" w:hAnsi="Cambria Math"/>
                              <w:sz w:val="22"/>
                              <w:szCs w:val="22"/>
                            </w:rPr>
                          </w:ins>
                        </m:ctrlPr>
                      </m:sSubPr>
                      <m:e>
                        <m:r>
                          <w:ins w:id="593" w:author="Boyko, James" w:date="2025-06-16T09:48:00Z" w16du:dateUtc="2025-06-16T12:48:00Z">
                            <w:rPr>
                              <w:rFonts w:ascii="Cambria Math" w:hAnsi="Cambria Math"/>
                              <w:sz w:val="22"/>
                              <w:szCs w:val="22"/>
                              <w:rPrChange w:id="594" w:author="Boyko, James" w:date="2025-06-16T09:50:00Z" w16du:dateUtc="2025-06-16T12:50:00Z">
                                <w:rPr>
                                  <w:rFonts w:ascii="Cambria Math" w:hAnsi="Cambria Math"/>
                                </w:rPr>
                              </w:rPrChange>
                            </w:rPr>
                            <m:t>X</m:t>
                          </w:ins>
                        </m:r>
                      </m:e>
                      <m:sub>
                        <m:r>
                          <w:ins w:id="595" w:author="Boyko, James" w:date="2025-06-16T09:48:00Z" w16du:dateUtc="2025-06-16T12:48:00Z">
                            <w:rPr>
                              <w:rFonts w:ascii="Cambria Math" w:hAnsi="Cambria Math"/>
                              <w:sz w:val="22"/>
                              <w:szCs w:val="22"/>
                              <w:rPrChange w:id="596" w:author="Boyko, James" w:date="2025-06-16T09:50:00Z" w16du:dateUtc="2025-06-16T12:50:00Z">
                                <w:rPr>
                                  <w:rFonts w:ascii="Cambria Math" w:hAnsi="Cambria Math"/>
                                </w:rPr>
                              </w:rPrChange>
                            </w:rPr>
                            <m:t>0</m:t>
                          </w:ins>
                        </m:r>
                      </m:sub>
                    </m:sSub>
                    <m:sSub>
                      <m:sSubPr>
                        <m:ctrlPr>
                          <w:ins w:id="597" w:author="Boyko, James" w:date="2025-06-16T09:48:00Z" w16du:dateUtc="2025-06-16T12:48:00Z">
                            <w:rPr>
                              <w:rFonts w:ascii="Cambria Math" w:hAnsi="Cambria Math"/>
                              <w:sz w:val="22"/>
                              <w:szCs w:val="22"/>
                            </w:rPr>
                          </w:ins>
                        </m:ctrlPr>
                      </m:sSubPr>
                      <m:e>
                        <m:r>
                          <w:ins w:id="598" w:author="Boyko, James" w:date="2025-06-16T09:48:00Z" w16du:dateUtc="2025-06-16T12:48:00Z">
                            <w:rPr>
                              <w:rFonts w:ascii="Cambria Math" w:hAnsi="Cambria Math"/>
                              <w:sz w:val="22"/>
                              <w:szCs w:val="22"/>
                              <w:rPrChange w:id="599" w:author="Boyko, James" w:date="2025-06-16T09:50:00Z" w16du:dateUtc="2025-06-16T12:50:00Z">
                                <w:rPr>
                                  <w:rFonts w:ascii="Cambria Math" w:hAnsi="Cambria Math"/>
                                </w:rPr>
                              </w:rPrChange>
                            </w:rPr>
                            <m:t>Y</m:t>
                          </w:ins>
                        </m:r>
                      </m:e>
                      <m:sub>
                        <m:r>
                          <w:ins w:id="600" w:author="Boyko, James" w:date="2025-06-16T09:48:00Z" w16du:dateUtc="2025-06-16T12:48:00Z">
                            <w:rPr>
                              <w:rFonts w:ascii="Cambria Math" w:hAnsi="Cambria Math"/>
                              <w:sz w:val="22"/>
                              <w:szCs w:val="22"/>
                              <w:rPrChange w:id="601" w:author="Boyko, James" w:date="2025-06-16T09:50:00Z" w16du:dateUtc="2025-06-16T12:50:00Z">
                                <w:rPr>
                                  <w:rFonts w:ascii="Cambria Math" w:hAnsi="Cambria Math"/>
                                </w:rPr>
                              </w:rPrChange>
                            </w:rPr>
                            <m:t>1</m:t>
                          </w:ins>
                        </m:r>
                      </m:sub>
                    </m:sSub>
                  </m:e>
                  <m:e>
                    <m:sSub>
                      <m:sSubPr>
                        <m:ctrlPr>
                          <w:ins w:id="602" w:author="Boyko, James" w:date="2025-06-16T09:48:00Z" w16du:dateUtc="2025-06-16T12:48:00Z">
                            <w:rPr>
                              <w:rFonts w:ascii="Cambria Math" w:hAnsi="Cambria Math"/>
                              <w:sz w:val="22"/>
                              <w:szCs w:val="22"/>
                            </w:rPr>
                          </w:ins>
                        </m:ctrlPr>
                      </m:sSubPr>
                      <m:e>
                        <m:r>
                          <w:ins w:id="603" w:author="Boyko, James" w:date="2025-06-16T09:48:00Z" w16du:dateUtc="2025-06-16T12:48:00Z">
                            <w:rPr>
                              <w:rFonts w:ascii="Cambria Math" w:hAnsi="Cambria Math"/>
                              <w:sz w:val="22"/>
                              <w:szCs w:val="22"/>
                              <w:rPrChange w:id="604" w:author="Boyko, James" w:date="2025-06-16T09:50:00Z" w16du:dateUtc="2025-06-16T12:50:00Z">
                                <w:rPr>
                                  <w:rFonts w:ascii="Cambria Math" w:hAnsi="Cambria Math"/>
                                </w:rPr>
                              </w:rPrChange>
                            </w:rPr>
                            <m:t>q</m:t>
                          </w:ins>
                        </m:r>
                      </m:e>
                      <m:sub>
                        <m:r>
                          <w:ins w:id="605" w:author="Boyko, James" w:date="2025-06-16T09:50:00Z" w16du:dateUtc="2025-06-16T12:50:00Z">
                            <w:rPr>
                              <w:rFonts w:ascii="Cambria Math" w:hAnsi="Cambria Math"/>
                              <w:sz w:val="22"/>
                              <w:szCs w:val="22"/>
                              <w:rPrChange w:id="606" w:author="Boyko, James" w:date="2025-06-16T09:50:00Z" w16du:dateUtc="2025-06-16T12:50:00Z">
                                <w:rPr>
                                  <w:rFonts w:ascii="Cambria Math" w:hAnsi="Cambria Math"/>
                                  <w:sz w:val="20"/>
                                  <w:szCs w:val="18"/>
                                </w:rPr>
                              </w:rPrChange>
                            </w:rPr>
                            <m:t>31</m:t>
                          </w:ins>
                        </m:r>
                      </m:sub>
                    </m:sSub>
                  </m:e>
                  <m:e>
                    <m:r>
                      <w:ins w:id="607" w:author="Boyko, James" w:date="2025-06-16T09:48:00Z" w16du:dateUtc="2025-06-16T12:48:00Z">
                        <m:rPr>
                          <m:lit/>
                          <m:nor/>
                        </m:rPr>
                        <w:rPr>
                          <w:rFonts w:ascii="Cambria Math" w:hAnsi="Cambria Math"/>
                          <w:sz w:val="22"/>
                          <w:szCs w:val="22"/>
                          <w:rPrChange w:id="608" w:author="Boyko, James" w:date="2025-06-16T09:50:00Z" w16du:dateUtc="2025-06-16T12:50:00Z">
                            <w:rPr>
                              <w:rFonts w:ascii="Cambria Math" w:hAnsi="Cambria Math"/>
                            </w:rPr>
                          </w:rPrChange>
                        </w:rPr>
                        <m:t xml:space="preserve">    -</m:t>
                      </w:ins>
                    </m:r>
                  </m:e>
                  <m:e>
                    <m:r>
                      <w:ins w:id="609" w:author="Boyko, James" w:date="2025-06-16T09:48:00Z" w16du:dateUtc="2025-06-16T12:48:00Z">
                        <m:rPr>
                          <m:lit/>
                          <m:nor/>
                        </m:rPr>
                        <w:rPr>
                          <w:rFonts w:ascii="Cambria Math" w:hAnsi="Cambria Math"/>
                          <w:sz w:val="22"/>
                          <w:szCs w:val="22"/>
                          <w:rPrChange w:id="610" w:author="Boyko, James" w:date="2025-06-16T09:50:00Z" w16du:dateUtc="2025-06-16T12:50:00Z">
                            <w:rPr>
                              <w:rFonts w:ascii="Cambria Math" w:hAnsi="Cambria Math"/>
                            </w:rPr>
                          </w:rPrChange>
                        </w:rPr>
                        <m:t xml:space="preserve">    -</m:t>
                      </w:ins>
                    </m:r>
                  </m:e>
                  <m:e>
                    <m:sSub>
                      <m:sSubPr>
                        <m:ctrlPr>
                          <w:ins w:id="611" w:author="Boyko, James" w:date="2025-06-16T09:49:00Z" w16du:dateUtc="2025-06-16T12:49:00Z">
                            <w:rPr>
                              <w:rFonts w:ascii="Cambria Math" w:hAnsi="Cambria Math"/>
                              <w:sz w:val="22"/>
                              <w:szCs w:val="22"/>
                            </w:rPr>
                          </w:ins>
                        </m:ctrlPr>
                      </m:sSubPr>
                      <m:e>
                        <m:r>
                          <w:ins w:id="612" w:author="Boyko, James" w:date="2025-06-16T09:49:00Z" w16du:dateUtc="2025-06-16T12:49:00Z">
                            <w:rPr>
                              <w:rFonts w:ascii="Cambria Math" w:hAnsi="Cambria Math"/>
                              <w:sz w:val="22"/>
                              <w:szCs w:val="22"/>
                              <w:rPrChange w:id="613" w:author="Boyko, James" w:date="2025-06-16T09:50:00Z" w16du:dateUtc="2025-06-16T12:50:00Z">
                                <w:rPr>
                                  <w:rFonts w:ascii="Cambria Math" w:hAnsi="Cambria Math"/>
                                </w:rPr>
                              </w:rPrChange>
                            </w:rPr>
                            <m:t>q</m:t>
                          </w:ins>
                        </m:r>
                      </m:e>
                      <m:sub>
                        <m:r>
                          <w:ins w:id="614" w:author="Boyko, James" w:date="2025-06-16T09:50:00Z" w16du:dateUtc="2025-06-16T12:50:00Z">
                            <w:rPr>
                              <w:rFonts w:ascii="Cambria Math" w:hAnsi="Cambria Math"/>
                              <w:sz w:val="22"/>
                              <w:szCs w:val="22"/>
                              <w:rPrChange w:id="615" w:author="Boyko, James" w:date="2025-06-16T09:50:00Z" w16du:dateUtc="2025-06-16T12:50:00Z">
                                <w:rPr>
                                  <w:rFonts w:ascii="Cambria Math" w:hAnsi="Cambria Math"/>
                                  <w:sz w:val="20"/>
                                  <w:szCs w:val="18"/>
                                </w:rPr>
                              </w:rPrChange>
                            </w:rPr>
                            <m:t>34</m:t>
                          </w:ins>
                        </m:r>
                      </m:sub>
                    </m:sSub>
                  </m:e>
                </m:mr>
                <m:mr>
                  <m:e>
                    <m:sSub>
                      <m:sSubPr>
                        <m:ctrlPr>
                          <w:ins w:id="616" w:author="Boyko, James" w:date="2025-06-16T09:48:00Z" w16du:dateUtc="2025-06-16T12:48:00Z">
                            <w:rPr>
                              <w:rFonts w:ascii="Cambria Math" w:hAnsi="Cambria Math"/>
                              <w:sz w:val="22"/>
                              <w:szCs w:val="22"/>
                            </w:rPr>
                          </w:ins>
                        </m:ctrlPr>
                      </m:sSubPr>
                      <m:e>
                        <m:r>
                          <w:ins w:id="617" w:author="Boyko, James" w:date="2025-06-16T09:48:00Z" w16du:dateUtc="2025-06-16T12:48:00Z">
                            <w:rPr>
                              <w:rFonts w:ascii="Cambria Math" w:hAnsi="Cambria Math"/>
                              <w:sz w:val="22"/>
                              <w:szCs w:val="22"/>
                              <w:rPrChange w:id="618" w:author="Boyko, James" w:date="2025-06-16T09:50:00Z" w16du:dateUtc="2025-06-16T12:50:00Z">
                                <w:rPr>
                                  <w:rFonts w:ascii="Cambria Math" w:hAnsi="Cambria Math"/>
                                </w:rPr>
                              </w:rPrChange>
                            </w:rPr>
                            <m:t>X</m:t>
                          </w:ins>
                        </m:r>
                      </m:e>
                      <m:sub>
                        <m:r>
                          <w:ins w:id="619" w:author="Boyko, James" w:date="2025-06-16T09:48:00Z" w16du:dateUtc="2025-06-16T12:48:00Z">
                            <w:rPr>
                              <w:rFonts w:ascii="Cambria Math" w:hAnsi="Cambria Math"/>
                              <w:sz w:val="22"/>
                              <w:szCs w:val="22"/>
                              <w:rPrChange w:id="620" w:author="Boyko, James" w:date="2025-06-16T09:50:00Z" w16du:dateUtc="2025-06-16T12:50:00Z">
                                <w:rPr>
                                  <w:rFonts w:ascii="Cambria Math" w:hAnsi="Cambria Math"/>
                                </w:rPr>
                              </w:rPrChange>
                            </w:rPr>
                            <m:t>1</m:t>
                          </w:ins>
                        </m:r>
                      </m:sub>
                    </m:sSub>
                    <m:sSub>
                      <m:sSubPr>
                        <m:ctrlPr>
                          <w:ins w:id="621" w:author="Boyko, James" w:date="2025-06-16T09:48:00Z" w16du:dateUtc="2025-06-16T12:48:00Z">
                            <w:rPr>
                              <w:rFonts w:ascii="Cambria Math" w:hAnsi="Cambria Math"/>
                              <w:sz w:val="22"/>
                              <w:szCs w:val="22"/>
                            </w:rPr>
                          </w:ins>
                        </m:ctrlPr>
                      </m:sSubPr>
                      <m:e>
                        <m:r>
                          <w:ins w:id="622" w:author="Boyko, James" w:date="2025-06-16T09:48:00Z" w16du:dateUtc="2025-06-16T12:48:00Z">
                            <w:rPr>
                              <w:rFonts w:ascii="Cambria Math" w:hAnsi="Cambria Math"/>
                              <w:sz w:val="22"/>
                              <w:szCs w:val="22"/>
                              <w:rPrChange w:id="623" w:author="Boyko, James" w:date="2025-06-16T09:50:00Z" w16du:dateUtc="2025-06-16T12:50:00Z">
                                <w:rPr>
                                  <w:rFonts w:ascii="Cambria Math" w:hAnsi="Cambria Math"/>
                                </w:rPr>
                              </w:rPrChange>
                            </w:rPr>
                            <m:t>Y</m:t>
                          </w:ins>
                        </m:r>
                      </m:e>
                      <m:sub>
                        <m:r>
                          <w:ins w:id="624" w:author="Boyko, James" w:date="2025-06-16T09:48:00Z" w16du:dateUtc="2025-06-16T12:48:00Z">
                            <w:rPr>
                              <w:rFonts w:ascii="Cambria Math" w:hAnsi="Cambria Math"/>
                              <w:sz w:val="22"/>
                              <w:szCs w:val="22"/>
                              <w:rPrChange w:id="625" w:author="Boyko, James" w:date="2025-06-16T09:50:00Z" w16du:dateUtc="2025-06-16T12:50:00Z">
                                <w:rPr>
                                  <w:rFonts w:ascii="Cambria Math" w:hAnsi="Cambria Math"/>
                                </w:rPr>
                              </w:rPrChange>
                            </w:rPr>
                            <m:t>1</m:t>
                          </w:ins>
                        </m:r>
                      </m:sub>
                    </m:sSub>
                  </m:e>
                  <m:e>
                    <m:r>
                      <w:ins w:id="626" w:author="Boyko, James" w:date="2025-06-16T09:48:00Z" w16du:dateUtc="2025-06-16T12:48:00Z">
                        <m:rPr>
                          <m:lit/>
                          <m:nor/>
                        </m:rPr>
                        <w:rPr>
                          <w:rFonts w:ascii="Cambria Math" w:hAnsi="Cambria Math"/>
                          <w:sz w:val="22"/>
                          <w:szCs w:val="22"/>
                          <w:rPrChange w:id="627" w:author="Boyko, James" w:date="2025-06-16T09:50:00Z" w16du:dateUtc="2025-06-16T12:50:00Z">
                            <w:rPr>
                              <w:rFonts w:ascii="Cambria Math" w:hAnsi="Cambria Math"/>
                            </w:rPr>
                          </w:rPrChange>
                        </w:rPr>
                        <m:t xml:space="preserve">    -</m:t>
                      </w:ins>
                    </m:r>
                  </m:e>
                  <m:e>
                    <m:sSub>
                      <m:sSubPr>
                        <m:ctrlPr>
                          <w:ins w:id="628" w:author="Boyko, James" w:date="2025-06-16T09:48:00Z" w16du:dateUtc="2025-06-16T12:48:00Z">
                            <w:rPr>
                              <w:rFonts w:ascii="Cambria Math" w:hAnsi="Cambria Math"/>
                              <w:sz w:val="22"/>
                              <w:szCs w:val="22"/>
                            </w:rPr>
                          </w:ins>
                        </m:ctrlPr>
                      </m:sSubPr>
                      <m:e>
                        <m:r>
                          <w:ins w:id="629" w:author="Boyko, James" w:date="2025-06-16T09:48:00Z" w16du:dateUtc="2025-06-16T12:48:00Z">
                            <w:rPr>
                              <w:rFonts w:ascii="Cambria Math" w:hAnsi="Cambria Math"/>
                              <w:sz w:val="22"/>
                              <w:szCs w:val="22"/>
                              <w:rPrChange w:id="630" w:author="Boyko, James" w:date="2025-06-16T09:50:00Z" w16du:dateUtc="2025-06-16T12:50:00Z">
                                <w:rPr>
                                  <w:rFonts w:ascii="Cambria Math" w:hAnsi="Cambria Math"/>
                                </w:rPr>
                              </w:rPrChange>
                            </w:rPr>
                            <m:t>q</m:t>
                          </w:ins>
                        </m:r>
                      </m:e>
                      <m:sub>
                        <m:r>
                          <w:ins w:id="631" w:author="Boyko, James" w:date="2025-06-16T09:50:00Z" w16du:dateUtc="2025-06-16T12:50:00Z">
                            <w:rPr>
                              <w:rFonts w:ascii="Cambria Math" w:hAnsi="Cambria Math"/>
                              <w:sz w:val="22"/>
                              <w:szCs w:val="22"/>
                              <w:rPrChange w:id="632" w:author="Boyko, James" w:date="2025-06-16T09:50:00Z" w16du:dateUtc="2025-06-16T12:50:00Z">
                                <w:rPr>
                                  <w:rFonts w:ascii="Cambria Math" w:hAnsi="Cambria Math"/>
                                  <w:sz w:val="20"/>
                                  <w:szCs w:val="18"/>
                                </w:rPr>
                              </w:rPrChange>
                            </w:rPr>
                            <m:t>42</m:t>
                          </w:ins>
                        </m:r>
                      </m:sub>
                    </m:sSub>
                  </m:e>
                  <m:e>
                    <m:sSub>
                      <m:sSubPr>
                        <m:ctrlPr>
                          <w:ins w:id="633" w:author="Boyko, James" w:date="2025-06-16T09:48:00Z" w16du:dateUtc="2025-06-16T12:48:00Z">
                            <w:rPr>
                              <w:rFonts w:ascii="Cambria Math" w:hAnsi="Cambria Math"/>
                              <w:sz w:val="22"/>
                              <w:szCs w:val="22"/>
                            </w:rPr>
                          </w:ins>
                        </m:ctrlPr>
                      </m:sSubPr>
                      <m:e>
                        <m:r>
                          <w:ins w:id="634" w:author="Boyko, James" w:date="2025-06-16T09:48:00Z" w16du:dateUtc="2025-06-16T12:48:00Z">
                            <w:rPr>
                              <w:rFonts w:ascii="Cambria Math" w:hAnsi="Cambria Math"/>
                              <w:sz w:val="22"/>
                              <w:szCs w:val="22"/>
                              <w:rPrChange w:id="635" w:author="Boyko, James" w:date="2025-06-16T09:50:00Z" w16du:dateUtc="2025-06-16T12:50:00Z">
                                <w:rPr>
                                  <w:rFonts w:ascii="Cambria Math" w:hAnsi="Cambria Math"/>
                                </w:rPr>
                              </w:rPrChange>
                            </w:rPr>
                            <m:t>q</m:t>
                          </w:ins>
                        </m:r>
                      </m:e>
                      <m:sub>
                        <m:r>
                          <w:ins w:id="636" w:author="Boyko, James" w:date="2025-06-16T09:50:00Z" w16du:dateUtc="2025-06-16T12:50:00Z">
                            <w:rPr>
                              <w:rFonts w:ascii="Cambria Math" w:hAnsi="Cambria Math"/>
                              <w:sz w:val="22"/>
                              <w:szCs w:val="22"/>
                              <w:rPrChange w:id="637" w:author="Boyko, James" w:date="2025-06-16T09:50:00Z" w16du:dateUtc="2025-06-16T12:50:00Z">
                                <w:rPr>
                                  <w:rFonts w:ascii="Cambria Math" w:hAnsi="Cambria Math"/>
                                  <w:sz w:val="20"/>
                                  <w:szCs w:val="18"/>
                                </w:rPr>
                              </w:rPrChange>
                            </w:rPr>
                            <m:t>43</m:t>
                          </w:ins>
                        </m:r>
                      </m:sub>
                    </m:sSub>
                  </m:e>
                  <m:e>
                    <m:r>
                      <w:ins w:id="638" w:author="Boyko, James" w:date="2025-06-16T09:48:00Z" w16du:dateUtc="2025-06-16T12:48:00Z">
                        <m:rPr>
                          <m:lit/>
                          <m:nor/>
                        </m:rPr>
                        <w:rPr>
                          <w:rFonts w:ascii="Cambria Math" w:hAnsi="Cambria Math"/>
                          <w:sz w:val="22"/>
                          <w:szCs w:val="22"/>
                          <w:rPrChange w:id="639" w:author="Boyko, James" w:date="2025-06-16T09:50:00Z" w16du:dateUtc="2025-06-16T12:50:00Z">
                            <w:rPr>
                              <w:rFonts w:ascii="Cambria Math" w:hAnsi="Cambria Math"/>
                            </w:rPr>
                          </w:rPrChange>
                        </w:rPr>
                        <m:t xml:space="preserve">    -</m:t>
                      </w:ins>
                    </m:r>
                  </m:e>
                </m:mr>
              </m:m>
            </m:e>
          </m:d>
        </m:oMath>
      </m:oMathPara>
    </w:p>
    <w:p w14:paraId="2C57413B" w14:textId="20D49AE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To simulate under an ordered trait evolution model, I construct a mapping matrix M</w:t>
      </w:r>
      <w:r w:rsidRPr="00990AA7">
        <w:rPr>
          <w:rFonts w:ascii="Times New Roman" w:eastAsia="Times New Roman" w:hAnsi="Times New Roman" w:cs="Times New Roman"/>
          <w:vertAlign w:val="subscript"/>
        </w:rPr>
        <w:t xml:space="preserve">ord </w:t>
      </w:r>
      <w:r w:rsidRPr="00990AA7">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=1</m:t>
        </m:r>
      </m:oMath>
      <w:r w:rsidRPr="00990AA7">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w:t>
      </w:r>
      <w:del w:id="640" w:author="Boyko, James" w:date="2025-06-14T10:09:00Z" w16du:dateUtc="2025-06-14T13:09:00Z">
        <w:r w:rsidRPr="00990AA7" w:rsidDel="00A5648D">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ins w:id="641" w:author="Boyko, James" w:date="2025-06-14T10:09:00Z" w16du:dateUtc="2025-06-14T13:09:00Z">
        <w:r w:rsidR="00A5648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sidRPr="00990AA7">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sidRPr="00990AA7">
        <w:rPr>
          <w:rFonts w:ascii="Times New Roman" w:eastAsia="Times New Roman" w:hAnsi="Times New Roman" w:cs="Times New Roman"/>
        </w:rPr>
        <w:t xml:space="preserve">, and (4) </w:t>
      </w:r>
      <m:oMath>
        <m:r>
          <m:rPr>
            <m:sty m:val="p"/>
          </m:rPr>
          <w:rPr>
            <w:rFonts w:ascii="Cambria Math" w:hAnsi="Cambria Math"/>
          </w:rPr>
          <m:t>k</m:t>
        </m:r>
        <m:r>
          <w:rPr>
            <w:rFonts w:ascii="Cambria Math" w:hAnsi="Cambria Math"/>
          </w:rPr>
          <m:t>=1</m:t>
        </m:r>
      </m:oMath>
      <w:r w:rsidRPr="00990AA7">
        <w:rPr>
          <w:rFonts w:ascii="Times New Roman" w:eastAsia="Times New Roman" w:hAnsi="Times New Roman" w:cs="Times New Roman"/>
        </w:rPr>
        <w:t>.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the irreversibility of obligate selfing state</w:t>
      </w:r>
      <w:r w:rsidR="00F8708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990AA7">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990AA7">
        <w:rPr>
          <w:rFonts w:ascii="Times New Roman" w:eastAsia="Times New Roman" w:hAnsi="Times New Roman" w:cs="Times New Roman"/>
        </w:rPr>
        <w:t xml:space="preserve"> would 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w:t>
      </w:r>
      <w:proofErr w:type="spellStart"/>
      <w:r w:rsidRPr="00990AA7">
        <w:rPr>
          <w:rFonts w:ascii="Times New Roman" w:eastAsia="Times New Roman" w:hAnsi="Times New Roman" w:cs="Times New Roman"/>
        </w:rPr>
        <w:t>tive</w:t>
      </w:r>
      <w:proofErr w:type="spellEnd"/>
      <w:r w:rsidRPr="00990AA7">
        <w:rPr>
          <w:rFonts w:ascii="Times New Roman" w:eastAsia="Times New Roman" w:hAnsi="Times New Roman" w:cs="Times New Roman"/>
        </w:rPr>
        <w:t xml:space="preserv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or outcrossing. The final test </w:t>
      </w:r>
      <w:r w:rsidR="00C8366A" w:rsidRPr="00990AA7">
        <w:rPr>
          <w:rFonts w:ascii="Times New Roman" w:eastAsia="Times New Roman" w:hAnsi="Times New Roman" w:cs="Times New Roman"/>
        </w:rPr>
        <w:t>assesses</w:t>
      </w:r>
      <w:r w:rsidRPr="00990AA7">
        <w:rPr>
          <w:rFonts w:ascii="Times New Roman" w:eastAsia="Times New Roman" w:hAnsi="Times New Roman" w:cs="Times New Roman"/>
        </w:rPr>
        <w:t xml:space="preserve"> whether </w:t>
      </w:r>
      <w:r w:rsidR="00C8366A" w:rsidRPr="00990AA7">
        <w:rPr>
          <w:rFonts w:ascii="Times New Roman" w:eastAsia="Times New Roman" w:hAnsi="Times New Roman" w:cs="Times New Roman"/>
        </w:rPr>
        <w:lastRenderedPageBreak/>
        <w:t>an equal rates model was found</w:t>
      </w:r>
      <w:r w:rsidRPr="00990AA7">
        <w:rPr>
          <w:rFonts w:ascii="Times New Roman" w:eastAsia="Times New Roman" w:hAnsi="Times New Roman" w:cs="Times New Roman"/>
        </w:rPr>
        <w:t xml:space="preserve">. This ordered model is somewhat unique among the historical models I am testing in that it is often clearly linked to </w:t>
      </w:r>
      <w:proofErr w:type="spellStart"/>
      <w:r w:rsidRPr="00990AA7">
        <w:rPr>
          <w:rFonts w:ascii="Times New Roman" w:eastAsia="Times New Roman" w:hAnsi="Times New Roman" w:cs="Times New Roman"/>
        </w:rPr>
        <w:t>apriori</w:t>
      </w:r>
      <w:proofErr w:type="spellEnd"/>
      <w:r w:rsidRPr="00990AA7">
        <w:rPr>
          <w:rFonts w:ascii="Times New Roman" w:eastAsia="Times New Roman" w:hAnsi="Times New Roman" w:cs="Times New Roman"/>
        </w:rPr>
        <w:t xml:space="preserve">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can detect ordered models in general. This model structure is particularly important for testing the ability of the dredge framework to correctly drop parameters. </w:t>
      </w:r>
    </w:p>
    <w:p w14:paraId="2A6E4EB9" w14:textId="0ADC23AE" w:rsidR="00EB0295" w:rsidRPr="00A45CCA" w:rsidRDefault="00000000" w:rsidP="00B20478">
      <w:pPr>
        <w:pStyle w:val="BodyText"/>
        <w:spacing w:after="0" w:line="360" w:lineRule="auto"/>
        <w:rPr>
          <w:rFonts w:ascii="Times New Roman" w:eastAsia="Times New Roman" w:hAnsi="Times New Roman" w:cs="Times New Roman"/>
          <w:sz w:val="22"/>
          <w:szCs w:val="22"/>
          <w:rPrChange w:id="642" w:author="Boyko, James" w:date="2025-06-16T09:51:00Z" w16du:dateUtc="2025-06-16T12:51: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rPr>
                  <w:rFonts w:ascii="Cambria Math" w:hAnsi="Cambria Math"/>
                  <w:sz w:val="22"/>
                  <w:szCs w:val="22"/>
                  <w:rPrChange w:id="643" w:author="Boyko, James" w:date="2025-06-16T09:51:00Z" w16du:dateUtc="2025-06-16T12:51:00Z">
                    <w:rPr>
                      <w:rFonts w:ascii="Cambria Math" w:hAnsi="Cambria Math"/>
                    </w:rPr>
                  </w:rPrChange>
                </w:rPr>
                <m:t>M</m:t>
              </m:r>
            </m:e>
            <m:sub>
              <m:r>
                <w:rPr>
                  <w:rFonts w:ascii="Cambria Math" w:hAnsi="Cambria Math"/>
                  <w:sz w:val="22"/>
                  <w:szCs w:val="22"/>
                  <w:rPrChange w:id="644" w:author="Boyko, James" w:date="2025-06-16T09:51:00Z" w16du:dateUtc="2025-06-16T12:51:00Z">
                    <w:rPr>
                      <w:rFonts w:ascii="Cambria Math" w:hAnsi="Cambria Math"/>
                    </w:rPr>
                  </w:rPrChange>
                </w:rPr>
                <m:t>ord</m:t>
              </m:r>
            </m:sub>
          </m:sSub>
          <m:r>
            <w:rPr>
              <w:rFonts w:ascii="Cambria Math" w:hAnsi="Cambria Math"/>
              <w:sz w:val="22"/>
              <w:szCs w:val="22"/>
              <w:rPrChange w:id="645"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4"/>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646" w:author="Boyko, James" w:date="2025-06-16T09:51:00Z" w16du:dateUtc="2025-06-16T12:51:00Z">
                              <w:rPr>
                                <w:rFonts w:ascii="Cambria Math" w:hAnsi="Cambria Math"/>
                              </w:rPr>
                            </w:rPrChange>
                          </w:rPr>
                          <m:t>X</m:t>
                        </m:r>
                      </m:e>
                      <m:sub>
                        <m:r>
                          <w:rPr>
                            <w:rFonts w:ascii="Cambria Math" w:hAnsi="Cambria Math"/>
                            <w:sz w:val="22"/>
                            <w:szCs w:val="22"/>
                            <w:rPrChange w:id="647" w:author="Boyko, James" w:date="2025-06-16T09:51:00Z" w16du:dateUtc="2025-06-16T12:51: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648" w:author="Boyko, James" w:date="2025-06-16T09:51:00Z" w16du:dateUtc="2025-06-16T12:51:00Z">
                              <w:rPr>
                                <w:rFonts w:ascii="Cambria Math" w:hAnsi="Cambria Math"/>
                              </w:rPr>
                            </w:rPrChange>
                          </w:rPr>
                          <m:t>X</m:t>
                        </m:r>
                      </m:e>
                      <m:sub>
                        <m:r>
                          <w:rPr>
                            <w:rFonts w:ascii="Cambria Math" w:hAnsi="Cambria Math"/>
                            <w:sz w:val="22"/>
                            <w:szCs w:val="22"/>
                            <w:rPrChange w:id="649"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650" w:author="Boyko, James" w:date="2025-06-16T09:51:00Z" w16du:dateUtc="2025-06-16T12:51:00Z">
                              <w:rPr>
                                <w:rFonts w:ascii="Cambria Math" w:hAnsi="Cambria Math"/>
                              </w:rPr>
                            </w:rPrChange>
                          </w:rPr>
                          <m:t>X</m:t>
                        </m:r>
                      </m:e>
                      <m:sub>
                        <m:r>
                          <w:rPr>
                            <w:rFonts w:ascii="Cambria Math" w:hAnsi="Cambria Math"/>
                            <w:sz w:val="22"/>
                            <w:szCs w:val="22"/>
                            <w:rPrChange w:id="651" w:author="Boyko, James" w:date="2025-06-16T09:51:00Z" w16du:dateUtc="2025-06-16T12:51:00Z">
                              <w:rPr>
                                <w:rFonts w:ascii="Cambria Math" w:hAnsi="Cambria Math"/>
                              </w:rPr>
                            </w:rPrChange>
                          </w:rPr>
                          <m:t>3</m:t>
                        </m:r>
                      </m:sub>
                    </m:sSub>
                  </m:e>
                </m:mr>
                <m:mr>
                  <m:e>
                    <m:sSub>
                      <m:sSubPr>
                        <m:ctrlPr>
                          <w:rPr>
                            <w:rFonts w:ascii="Cambria Math" w:hAnsi="Cambria Math"/>
                            <w:sz w:val="22"/>
                            <w:szCs w:val="22"/>
                          </w:rPr>
                        </m:ctrlPr>
                      </m:sSubPr>
                      <m:e>
                        <m:r>
                          <w:rPr>
                            <w:rFonts w:ascii="Cambria Math" w:hAnsi="Cambria Math"/>
                            <w:sz w:val="22"/>
                            <w:szCs w:val="22"/>
                            <w:rPrChange w:id="652" w:author="Boyko, James" w:date="2025-06-16T09:51:00Z" w16du:dateUtc="2025-06-16T12:51:00Z">
                              <w:rPr>
                                <w:rFonts w:ascii="Cambria Math" w:hAnsi="Cambria Math"/>
                              </w:rPr>
                            </w:rPrChange>
                          </w:rPr>
                          <m:t>X</m:t>
                        </m:r>
                      </m:e>
                      <m:sub>
                        <m:r>
                          <w:rPr>
                            <w:rFonts w:ascii="Cambria Math" w:hAnsi="Cambria Math"/>
                            <w:sz w:val="22"/>
                            <w:szCs w:val="22"/>
                            <w:rPrChange w:id="653" w:author="Boyko, James" w:date="2025-06-16T09:51:00Z" w16du:dateUtc="2025-06-16T12:51:00Z">
                              <w:rPr>
                                <w:rFonts w:ascii="Cambria Math" w:hAnsi="Cambria Math"/>
                              </w:rPr>
                            </w:rPrChange>
                          </w:rPr>
                          <m:t>1</m:t>
                        </m:r>
                      </m:sub>
                    </m:sSub>
                  </m:e>
                  <m:e>
                    <m:r>
                      <m:rPr>
                        <m:lit/>
                        <m:nor/>
                      </m:rPr>
                      <w:rPr>
                        <w:rFonts w:ascii="Cambria Math" w:hAnsi="Cambria Math"/>
                        <w:sz w:val="22"/>
                        <w:szCs w:val="22"/>
                        <w:rPrChange w:id="654"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655" w:author="Boyko, James" w:date="2025-06-16T09:51:00Z" w16du:dateUtc="2025-06-16T12:51:00Z">
                              <w:rPr>
                                <w:rFonts w:ascii="Cambria Math" w:hAnsi="Cambria Math"/>
                              </w:rPr>
                            </w:rPrChange>
                          </w:rPr>
                          <m:t>q</m:t>
                        </m:r>
                      </m:e>
                      <m:sub>
                        <m:r>
                          <w:rPr>
                            <w:rFonts w:ascii="Cambria Math" w:hAnsi="Cambria Math"/>
                            <w:sz w:val="22"/>
                            <w:szCs w:val="22"/>
                            <w:rPrChange w:id="656" w:author="Boyko, James" w:date="2025-06-16T09:51:00Z" w16du:dateUtc="2025-06-16T12:51:00Z">
                              <w:rPr>
                                <w:rFonts w:ascii="Cambria Math" w:hAnsi="Cambria Math"/>
                              </w:rPr>
                            </w:rPrChange>
                          </w:rPr>
                          <m:t>1→2</m:t>
                        </m:r>
                      </m:sub>
                    </m:sSub>
                  </m:e>
                  <m:e>
                    <m:r>
                      <m:rPr>
                        <m:lit/>
                        <m:nor/>
                      </m:rPr>
                      <w:rPr>
                        <w:rFonts w:ascii="Cambria Math" w:hAnsi="Cambria Math"/>
                        <w:sz w:val="22"/>
                        <w:szCs w:val="22"/>
                        <w:rPrChange w:id="657"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658" w:author="Boyko, James" w:date="2025-06-16T09:51:00Z" w16du:dateUtc="2025-06-16T12:51:00Z">
                              <w:rPr>
                                <w:rFonts w:ascii="Cambria Math" w:hAnsi="Cambria Math"/>
                              </w:rPr>
                            </w:rPrChange>
                          </w:rPr>
                          <m:t>X</m:t>
                        </m:r>
                      </m:e>
                      <m:sub>
                        <m:r>
                          <w:rPr>
                            <w:rFonts w:ascii="Cambria Math" w:hAnsi="Cambria Math"/>
                            <w:sz w:val="22"/>
                            <w:szCs w:val="22"/>
                            <w:rPrChange w:id="659"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660" w:author="Boyko, James" w:date="2025-06-16T09:51:00Z" w16du:dateUtc="2025-06-16T12:51:00Z">
                              <w:rPr>
                                <w:rFonts w:ascii="Cambria Math" w:hAnsi="Cambria Math"/>
                              </w:rPr>
                            </w:rPrChange>
                          </w:rPr>
                          <m:t>q</m:t>
                        </m:r>
                      </m:e>
                      <m:sub>
                        <m:r>
                          <w:rPr>
                            <w:rFonts w:ascii="Cambria Math" w:hAnsi="Cambria Math"/>
                            <w:sz w:val="22"/>
                            <w:szCs w:val="22"/>
                            <w:rPrChange w:id="661" w:author="Boyko, James" w:date="2025-06-16T09:51:00Z" w16du:dateUtc="2025-06-16T12:51:00Z">
                              <w:rPr>
                                <w:rFonts w:ascii="Cambria Math" w:hAnsi="Cambria Math"/>
                              </w:rPr>
                            </w:rPrChange>
                          </w:rPr>
                          <m:t>2→1</m:t>
                        </m:r>
                      </m:sub>
                    </m:sSub>
                  </m:e>
                  <m:e>
                    <m:r>
                      <m:rPr>
                        <m:lit/>
                        <m:nor/>
                      </m:rPr>
                      <w:rPr>
                        <w:rFonts w:ascii="Cambria Math" w:hAnsi="Cambria Math"/>
                        <w:sz w:val="22"/>
                        <w:szCs w:val="22"/>
                        <w:rPrChange w:id="662"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663" w:author="Boyko, James" w:date="2025-06-16T09:51:00Z" w16du:dateUtc="2025-06-16T12:51:00Z">
                              <w:rPr>
                                <w:rFonts w:ascii="Cambria Math" w:hAnsi="Cambria Math"/>
                              </w:rPr>
                            </w:rPrChange>
                          </w:rPr>
                          <m:t>q</m:t>
                        </m:r>
                      </m:e>
                      <m:sub>
                        <m:r>
                          <w:rPr>
                            <w:rFonts w:ascii="Cambria Math" w:hAnsi="Cambria Math"/>
                            <w:sz w:val="22"/>
                            <w:szCs w:val="22"/>
                            <w:rPrChange w:id="664" w:author="Boyko, James" w:date="2025-06-16T09:51:00Z" w16du:dateUtc="2025-06-16T12:51:00Z">
                              <w:rPr>
                                <w:rFonts w:ascii="Cambria Math" w:hAnsi="Cambria Math"/>
                              </w:rPr>
                            </w:rPrChange>
                          </w:rPr>
                          <m:t>2→3</m:t>
                        </m:r>
                      </m:sub>
                    </m:sSub>
                  </m:e>
                </m:mr>
                <m:mr>
                  <m:e>
                    <m:sSub>
                      <m:sSubPr>
                        <m:ctrlPr>
                          <w:rPr>
                            <w:rFonts w:ascii="Cambria Math" w:hAnsi="Cambria Math"/>
                            <w:sz w:val="22"/>
                            <w:szCs w:val="22"/>
                          </w:rPr>
                        </m:ctrlPr>
                      </m:sSubPr>
                      <m:e>
                        <m:r>
                          <w:rPr>
                            <w:rFonts w:ascii="Cambria Math" w:hAnsi="Cambria Math"/>
                            <w:sz w:val="22"/>
                            <w:szCs w:val="22"/>
                            <w:rPrChange w:id="665" w:author="Boyko, James" w:date="2025-06-16T09:51:00Z" w16du:dateUtc="2025-06-16T12:51:00Z">
                              <w:rPr>
                                <w:rFonts w:ascii="Cambria Math" w:hAnsi="Cambria Math"/>
                              </w:rPr>
                            </w:rPrChange>
                          </w:rPr>
                          <m:t>X</m:t>
                        </m:r>
                      </m:e>
                      <m:sub>
                        <m:r>
                          <w:rPr>
                            <w:rFonts w:ascii="Cambria Math" w:hAnsi="Cambria Math"/>
                            <w:sz w:val="22"/>
                            <w:szCs w:val="22"/>
                            <w:rPrChange w:id="666" w:author="Boyko, James" w:date="2025-06-16T09:51:00Z" w16du:dateUtc="2025-06-16T12:51:00Z">
                              <w:rPr>
                                <w:rFonts w:ascii="Cambria Math" w:hAnsi="Cambria Math"/>
                              </w:rPr>
                            </w:rPrChange>
                          </w:rPr>
                          <m:t>3</m:t>
                        </m:r>
                      </m:sub>
                    </m:sSub>
                  </m:e>
                  <m:e>
                    <m:r>
                      <m:rPr>
                        <m:lit/>
                        <m:nor/>
                      </m:rPr>
                      <w:rPr>
                        <w:rFonts w:ascii="Cambria Math" w:hAnsi="Cambria Math"/>
                        <w:sz w:val="22"/>
                        <w:szCs w:val="22"/>
                        <w:rPrChange w:id="667"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668"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669" w:author="Boyko, James" w:date="2025-06-16T09:51:00Z" w16du:dateUtc="2025-06-16T12:51:00Z">
                          <w:rPr>
                            <w:rFonts w:ascii="Cambria Math" w:hAnsi="Cambria Math"/>
                          </w:rPr>
                        </w:rPrChange>
                      </w:rPr>
                      <m:t xml:space="preserve">  -</m:t>
                    </m:r>
                  </m:e>
                </m:mr>
              </m:m>
              <m:r>
                <w:ins w:id="670" w:author="Boyko, James" w:date="2025-06-16T09:50:00Z" w16du:dateUtc="2025-06-16T12:50:00Z">
                  <w:rPr>
                    <w:rFonts w:ascii="Cambria Math" w:hAnsi="Cambria Math"/>
                    <w:sz w:val="22"/>
                    <w:szCs w:val="22"/>
                    <w:rPrChange w:id="671" w:author="Boyko, James" w:date="2025-06-16T09:51:00Z" w16du:dateUtc="2025-06-16T12:51:00Z">
                      <w:rPr>
                        <w:rFonts w:ascii="Cambria Math" w:hAnsi="Cambria Math"/>
                      </w:rPr>
                    </w:rPrChange>
                  </w:rPr>
                  <m:t>=</m:t>
                </w:ins>
              </m:r>
              <m:m>
                <m:mPr>
                  <m:mcs>
                    <m:mc>
                      <m:mcPr>
                        <m:count m:val="4"/>
                        <m:mcJc m:val="center"/>
                      </m:mcPr>
                    </m:mc>
                  </m:mcs>
                  <m:ctrlPr>
                    <w:ins w:id="672" w:author="Boyko, James" w:date="2025-06-16T09:50:00Z" w16du:dateUtc="2025-06-16T12:50:00Z">
                      <w:rPr>
                        <w:rFonts w:ascii="Cambria Math" w:hAnsi="Cambria Math"/>
                        <w:sz w:val="22"/>
                        <w:szCs w:val="22"/>
                      </w:rPr>
                    </w:ins>
                  </m:ctrlPr>
                </m:mPr>
                <m:mr>
                  <m:e/>
                  <m:e>
                    <m:sSub>
                      <m:sSubPr>
                        <m:ctrlPr>
                          <w:ins w:id="673" w:author="Boyko, James" w:date="2025-06-16T09:50:00Z" w16du:dateUtc="2025-06-16T12:50:00Z">
                            <w:rPr>
                              <w:rFonts w:ascii="Cambria Math" w:hAnsi="Cambria Math"/>
                              <w:sz w:val="22"/>
                              <w:szCs w:val="22"/>
                            </w:rPr>
                          </w:ins>
                        </m:ctrlPr>
                      </m:sSubPr>
                      <m:e>
                        <m:r>
                          <w:ins w:id="674" w:author="Boyko, James" w:date="2025-06-16T09:50:00Z" w16du:dateUtc="2025-06-16T12:50:00Z">
                            <w:rPr>
                              <w:rFonts w:ascii="Cambria Math" w:hAnsi="Cambria Math"/>
                              <w:sz w:val="22"/>
                              <w:szCs w:val="22"/>
                              <w:rPrChange w:id="675" w:author="Boyko, James" w:date="2025-06-16T09:51:00Z" w16du:dateUtc="2025-06-16T12:51:00Z">
                                <w:rPr>
                                  <w:rFonts w:ascii="Cambria Math" w:hAnsi="Cambria Math"/>
                                </w:rPr>
                              </w:rPrChange>
                            </w:rPr>
                            <m:t>X</m:t>
                          </w:ins>
                        </m:r>
                      </m:e>
                      <m:sub>
                        <m:r>
                          <w:ins w:id="676" w:author="Boyko, James" w:date="2025-06-16T09:50:00Z" w16du:dateUtc="2025-06-16T12:50:00Z">
                            <w:rPr>
                              <w:rFonts w:ascii="Cambria Math" w:hAnsi="Cambria Math"/>
                              <w:sz w:val="22"/>
                              <w:szCs w:val="22"/>
                              <w:rPrChange w:id="677" w:author="Boyko, James" w:date="2025-06-16T09:51:00Z" w16du:dateUtc="2025-06-16T12:51:00Z">
                                <w:rPr>
                                  <w:rFonts w:ascii="Cambria Math" w:hAnsi="Cambria Math"/>
                                </w:rPr>
                              </w:rPrChange>
                            </w:rPr>
                            <m:t>1</m:t>
                          </w:ins>
                        </m:r>
                      </m:sub>
                    </m:sSub>
                  </m:e>
                  <m:e>
                    <m:sSub>
                      <m:sSubPr>
                        <m:ctrlPr>
                          <w:ins w:id="678" w:author="Boyko, James" w:date="2025-06-16T09:50:00Z" w16du:dateUtc="2025-06-16T12:50:00Z">
                            <w:rPr>
                              <w:rFonts w:ascii="Cambria Math" w:hAnsi="Cambria Math"/>
                              <w:sz w:val="22"/>
                              <w:szCs w:val="22"/>
                            </w:rPr>
                          </w:ins>
                        </m:ctrlPr>
                      </m:sSubPr>
                      <m:e>
                        <m:r>
                          <w:ins w:id="679" w:author="Boyko, James" w:date="2025-06-16T09:50:00Z" w16du:dateUtc="2025-06-16T12:50:00Z">
                            <w:rPr>
                              <w:rFonts w:ascii="Cambria Math" w:hAnsi="Cambria Math"/>
                              <w:sz w:val="22"/>
                              <w:szCs w:val="22"/>
                              <w:rPrChange w:id="680" w:author="Boyko, James" w:date="2025-06-16T09:51:00Z" w16du:dateUtc="2025-06-16T12:51:00Z">
                                <w:rPr>
                                  <w:rFonts w:ascii="Cambria Math" w:hAnsi="Cambria Math"/>
                                </w:rPr>
                              </w:rPrChange>
                            </w:rPr>
                            <m:t>X</m:t>
                          </w:ins>
                        </m:r>
                      </m:e>
                      <m:sub>
                        <m:r>
                          <w:ins w:id="681" w:author="Boyko, James" w:date="2025-06-16T09:50:00Z" w16du:dateUtc="2025-06-16T12:50:00Z">
                            <w:rPr>
                              <w:rFonts w:ascii="Cambria Math" w:hAnsi="Cambria Math"/>
                              <w:sz w:val="22"/>
                              <w:szCs w:val="22"/>
                              <w:rPrChange w:id="682" w:author="Boyko, James" w:date="2025-06-16T09:51:00Z" w16du:dateUtc="2025-06-16T12:51:00Z">
                                <w:rPr>
                                  <w:rFonts w:ascii="Cambria Math" w:hAnsi="Cambria Math"/>
                                </w:rPr>
                              </w:rPrChange>
                            </w:rPr>
                            <m:t>2</m:t>
                          </w:ins>
                        </m:r>
                      </m:sub>
                    </m:sSub>
                  </m:e>
                  <m:e>
                    <m:sSub>
                      <m:sSubPr>
                        <m:ctrlPr>
                          <w:ins w:id="683" w:author="Boyko, James" w:date="2025-06-16T09:50:00Z" w16du:dateUtc="2025-06-16T12:50:00Z">
                            <w:rPr>
                              <w:rFonts w:ascii="Cambria Math" w:hAnsi="Cambria Math"/>
                              <w:sz w:val="22"/>
                              <w:szCs w:val="22"/>
                            </w:rPr>
                          </w:ins>
                        </m:ctrlPr>
                      </m:sSubPr>
                      <m:e>
                        <m:r>
                          <w:ins w:id="684" w:author="Boyko, James" w:date="2025-06-16T09:50:00Z" w16du:dateUtc="2025-06-16T12:50:00Z">
                            <w:rPr>
                              <w:rFonts w:ascii="Cambria Math" w:hAnsi="Cambria Math"/>
                              <w:sz w:val="22"/>
                              <w:szCs w:val="22"/>
                              <w:rPrChange w:id="685" w:author="Boyko, James" w:date="2025-06-16T09:51:00Z" w16du:dateUtc="2025-06-16T12:51:00Z">
                                <w:rPr>
                                  <w:rFonts w:ascii="Cambria Math" w:hAnsi="Cambria Math"/>
                                </w:rPr>
                              </w:rPrChange>
                            </w:rPr>
                            <m:t>X</m:t>
                          </w:ins>
                        </m:r>
                      </m:e>
                      <m:sub>
                        <m:r>
                          <w:ins w:id="686" w:author="Boyko, James" w:date="2025-06-16T09:50:00Z" w16du:dateUtc="2025-06-16T12:50:00Z">
                            <w:rPr>
                              <w:rFonts w:ascii="Cambria Math" w:hAnsi="Cambria Math"/>
                              <w:sz w:val="22"/>
                              <w:szCs w:val="22"/>
                              <w:rPrChange w:id="687" w:author="Boyko, James" w:date="2025-06-16T09:51:00Z" w16du:dateUtc="2025-06-16T12:51:00Z">
                                <w:rPr>
                                  <w:rFonts w:ascii="Cambria Math" w:hAnsi="Cambria Math"/>
                                </w:rPr>
                              </w:rPrChange>
                            </w:rPr>
                            <m:t>3</m:t>
                          </w:ins>
                        </m:r>
                      </m:sub>
                    </m:sSub>
                  </m:e>
                </m:mr>
                <m:mr>
                  <m:e>
                    <m:sSub>
                      <m:sSubPr>
                        <m:ctrlPr>
                          <w:ins w:id="688" w:author="Boyko, James" w:date="2025-06-16T09:50:00Z" w16du:dateUtc="2025-06-16T12:50:00Z">
                            <w:rPr>
                              <w:rFonts w:ascii="Cambria Math" w:hAnsi="Cambria Math"/>
                              <w:sz w:val="22"/>
                              <w:szCs w:val="22"/>
                            </w:rPr>
                          </w:ins>
                        </m:ctrlPr>
                      </m:sSubPr>
                      <m:e>
                        <m:r>
                          <w:ins w:id="689" w:author="Boyko, James" w:date="2025-06-16T09:50:00Z" w16du:dateUtc="2025-06-16T12:50:00Z">
                            <w:rPr>
                              <w:rFonts w:ascii="Cambria Math" w:hAnsi="Cambria Math"/>
                              <w:sz w:val="22"/>
                              <w:szCs w:val="22"/>
                              <w:rPrChange w:id="690" w:author="Boyko, James" w:date="2025-06-16T09:51:00Z" w16du:dateUtc="2025-06-16T12:51:00Z">
                                <w:rPr>
                                  <w:rFonts w:ascii="Cambria Math" w:hAnsi="Cambria Math"/>
                                </w:rPr>
                              </w:rPrChange>
                            </w:rPr>
                            <m:t>X</m:t>
                          </w:ins>
                        </m:r>
                      </m:e>
                      <m:sub>
                        <m:r>
                          <w:ins w:id="691" w:author="Boyko, James" w:date="2025-06-16T09:50:00Z" w16du:dateUtc="2025-06-16T12:50:00Z">
                            <w:rPr>
                              <w:rFonts w:ascii="Cambria Math" w:hAnsi="Cambria Math"/>
                              <w:sz w:val="22"/>
                              <w:szCs w:val="22"/>
                              <w:rPrChange w:id="692" w:author="Boyko, James" w:date="2025-06-16T09:51:00Z" w16du:dateUtc="2025-06-16T12:51:00Z">
                                <w:rPr>
                                  <w:rFonts w:ascii="Cambria Math" w:hAnsi="Cambria Math"/>
                                </w:rPr>
                              </w:rPrChange>
                            </w:rPr>
                            <m:t>1</m:t>
                          </w:ins>
                        </m:r>
                      </m:sub>
                    </m:sSub>
                  </m:e>
                  <m:e>
                    <m:r>
                      <w:ins w:id="693" w:author="Boyko, James" w:date="2025-06-16T09:50:00Z" w16du:dateUtc="2025-06-16T12:50:00Z">
                        <m:rPr>
                          <m:lit/>
                          <m:nor/>
                        </m:rPr>
                        <w:rPr>
                          <w:rFonts w:ascii="Cambria Math" w:hAnsi="Cambria Math"/>
                          <w:sz w:val="22"/>
                          <w:szCs w:val="22"/>
                          <w:rPrChange w:id="694" w:author="Boyko, James" w:date="2025-06-16T09:51:00Z" w16du:dateUtc="2025-06-16T12:51:00Z">
                            <w:rPr>
                              <w:rFonts w:ascii="Cambria Math" w:hAnsi="Cambria Math"/>
                            </w:rPr>
                          </w:rPrChange>
                        </w:rPr>
                        <m:t xml:space="preserve">  -</m:t>
                      </w:ins>
                    </m:r>
                  </m:e>
                  <m:e>
                    <m:sSub>
                      <m:sSubPr>
                        <m:ctrlPr>
                          <w:ins w:id="695" w:author="Boyko, James" w:date="2025-06-16T09:50:00Z" w16du:dateUtc="2025-06-16T12:50:00Z">
                            <w:rPr>
                              <w:rFonts w:ascii="Cambria Math" w:hAnsi="Cambria Math"/>
                              <w:sz w:val="22"/>
                              <w:szCs w:val="22"/>
                            </w:rPr>
                          </w:ins>
                        </m:ctrlPr>
                      </m:sSubPr>
                      <m:e>
                        <m:r>
                          <w:ins w:id="696" w:author="Boyko, James" w:date="2025-06-16T09:50:00Z" w16du:dateUtc="2025-06-16T12:50:00Z">
                            <w:rPr>
                              <w:rFonts w:ascii="Cambria Math" w:hAnsi="Cambria Math"/>
                              <w:sz w:val="22"/>
                              <w:szCs w:val="22"/>
                              <w:rPrChange w:id="697" w:author="Boyko, James" w:date="2025-06-16T09:51:00Z" w16du:dateUtc="2025-06-16T12:51:00Z">
                                <w:rPr>
                                  <w:rFonts w:ascii="Cambria Math" w:hAnsi="Cambria Math"/>
                                </w:rPr>
                              </w:rPrChange>
                            </w:rPr>
                            <m:t>q</m:t>
                          </w:ins>
                        </m:r>
                      </m:e>
                      <m:sub>
                        <m:r>
                          <w:ins w:id="698" w:author="Boyko, James" w:date="2025-06-16T09:50:00Z" w16du:dateUtc="2025-06-16T12:50:00Z">
                            <w:rPr>
                              <w:rFonts w:ascii="Cambria Math" w:hAnsi="Cambria Math"/>
                              <w:sz w:val="22"/>
                              <w:szCs w:val="22"/>
                              <w:rPrChange w:id="699" w:author="Boyko, James" w:date="2025-06-16T09:51:00Z" w16du:dateUtc="2025-06-16T12:51:00Z">
                                <w:rPr>
                                  <w:rFonts w:ascii="Cambria Math" w:hAnsi="Cambria Math"/>
                                </w:rPr>
                              </w:rPrChange>
                            </w:rPr>
                            <m:t>12</m:t>
                          </w:ins>
                        </m:r>
                      </m:sub>
                    </m:sSub>
                  </m:e>
                  <m:e>
                    <m:r>
                      <w:ins w:id="700" w:author="Boyko, James" w:date="2025-06-16T09:50:00Z" w16du:dateUtc="2025-06-16T12:50:00Z">
                        <m:rPr>
                          <m:lit/>
                          <m:nor/>
                        </m:rPr>
                        <w:rPr>
                          <w:rFonts w:ascii="Cambria Math" w:hAnsi="Cambria Math"/>
                          <w:sz w:val="22"/>
                          <w:szCs w:val="22"/>
                          <w:rPrChange w:id="701" w:author="Boyko, James" w:date="2025-06-16T09:51:00Z" w16du:dateUtc="2025-06-16T12:51:00Z">
                            <w:rPr>
                              <w:rFonts w:ascii="Cambria Math" w:hAnsi="Cambria Math"/>
                            </w:rPr>
                          </w:rPrChange>
                        </w:rPr>
                        <m:t xml:space="preserve">  -</m:t>
                      </w:ins>
                    </m:r>
                  </m:e>
                </m:mr>
                <m:mr>
                  <m:e>
                    <m:sSub>
                      <m:sSubPr>
                        <m:ctrlPr>
                          <w:ins w:id="702" w:author="Boyko, James" w:date="2025-06-16T09:50:00Z" w16du:dateUtc="2025-06-16T12:50:00Z">
                            <w:rPr>
                              <w:rFonts w:ascii="Cambria Math" w:hAnsi="Cambria Math"/>
                              <w:sz w:val="22"/>
                              <w:szCs w:val="22"/>
                            </w:rPr>
                          </w:ins>
                        </m:ctrlPr>
                      </m:sSubPr>
                      <m:e>
                        <m:r>
                          <w:ins w:id="703" w:author="Boyko, James" w:date="2025-06-16T09:50:00Z" w16du:dateUtc="2025-06-16T12:50:00Z">
                            <w:rPr>
                              <w:rFonts w:ascii="Cambria Math" w:hAnsi="Cambria Math"/>
                              <w:sz w:val="22"/>
                              <w:szCs w:val="22"/>
                              <w:rPrChange w:id="704" w:author="Boyko, James" w:date="2025-06-16T09:51:00Z" w16du:dateUtc="2025-06-16T12:51:00Z">
                                <w:rPr>
                                  <w:rFonts w:ascii="Cambria Math" w:hAnsi="Cambria Math"/>
                                </w:rPr>
                              </w:rPrChange>
                            </w:rPr>
                            <m:t>X</m:t>
                          </w:ins>
                        </m:r>
                      </m:e>
                      <m:sub>
                        <m:r>
                          <w:ins w:id="705" w:author="Boyko, James" w:date="2025-06-16T09:50:00Z" w16du:dateUtc="2025-06-16T12:50:00Z">
                            <w:rPr>
                              <w:rFonts w:ascii="Cambria Math" w:hAnsi="Cambria Math"/>
                              <w:sz w:val="22"/>
                              <w:szCs w:val="22"/>
                              <w:rPrChange w:id="706" w:author="Boyko, James" w:date="2025-06-16T09:51:00Z" w16du:dateUtc="2025-06-16T12:51:00Z">
                                <w:rPr>
                                  <w:rFonts w:ascii="Cambria Math" w:hAnsi="Cambria Math"/>
                                </w:rPr>
                              </w:rPrChange>
                            </w:rPr>
                            <m:t>2</m:t>
                          </w:ins>
                        </m:r>
                      </m:sub>
                    </m:sSub>
                  </m:e>
                  <m:e>
                    <m:sSub>
                      <m:sSubPr>
                        <m:ctrlPr>
                          <w:ins w:id="707" w:author="Boyko, James" w:date="2025-06-16T09:50:00Z" w16du:dateUtc="2025-06-16T12:50:00Z">
                            <w:rPr>
                              <w:rFonts w:ascii="Cambria Math" w:hAnsi="Cambria Math"/>
                              <w:sz w:val="22"/>
                              <w:szCs w:val="22"/>
                            </w:rPr>
                          </w:ins>
                        </m:ctrlPr>
                      </m:sSubPr>
                      <m:e>
                        <m:r>
                          <w:ins w:id="708" w:author="Boyko, James" w:date="2025-06-16T09:50:00Z" w16du:dateUtc="2025-06-16T12:50:00Z">
                            <w:rPr>
                              <w:rFonts w:ascii="Cambria Math" w:hAnsi="Cambria Math"/>
                              <w:sz w:val="22"/>
                              <w:szCs w:val="22"/>
                              <w:rPrChange w:id="709" w:author="Boyko, James" w:date="2025-06-16T09:51:00Z" w16du:dateUtc="2025-06-16T12:51:00Z">
                                <w:rPr>
                                  <w:rFonts w:ascii="Cambria Math" w:hAnsi="Cambria Math"/>
                                </w:rPr>
                              </w:rPrChange>
                            </w:rPr>
                            <m:t>q</m:t>
                          </w:ins>
                        </m:r>
                      </m:e>
                      <m:sub>
                        <m:r>
                          <w:ins w:id="710" w:author="Boyko, James" w:date="2025-06-16T09:50:00Z" w16du:dateUtc="2025-06-16T12:50:00Z">
                            <w:rPr>
                              <w:rFonts w:ascii="Cambria Math" w:hAnsi="Cambria Math"/>
                              <w:sz w:val="22"/>
                              <w:szCs w:val="22"/>
                              <w:rPrChange w:id="711" w:author="Boyko, James" w:date="2025-06-16T09:51:00Z" w16du:dateUtc="2025-06-16T12:51:00Z">
                                <w:rPr>
                                  <w:rFonts w:ascii="Cambria Math" w:hAnsi="Cambria Math"/>
                                </w:rPr>
                              </w:rPrChange>
                            </w:rPr>
                            <m:t>21</m:t>
                          </w:ins>
                        </m:r>
                      </m:sub>
                    </m:sSub>
                  </m:e>
                  <m:e>
                    <m:r>
                      <w:ins w:id="712" w:author="Boyko, James" w:date="2025-06-16T09:50:00Z" w16du:dateUtc="2025-06-16T12:50:00Z">
                        <m:rPr>
                          <m:lit/>
                          <m:nor/>
                        </m:rPr>
                        <w:rPr>
                          <w:rFonts w:ascii="Cambria Math" w:hAnsi="Cambria Math"/>
                          <w:sz w:val="22"/>
                          <w:szCs w:val="22"/>
                          <w:rPrChange w:id="713" w:author="Boyko, James" w:date="2025-06-16T09:51:00Z" w16du:dateUtc="2025-06-16T12:51:00Z">
                            <w:rPr>
                              <w:rFonts w:ascii="Cambria Math" w:hAnsi="Cambria Math"/>
                            </w:rPr>
                          </w:rPrChange>
                        </w:rPr>
                        <m:t xml:space="preserve">  -</m:t>
                      </w:ins>
                    </m:r>
                  </m:e>
                  <m:e>
                    <m:sSub>
                      <m:sSubPr>
                        <m:ctrlPr>
                          <w:ins w:id="714" w:author="Boyko, James" w:date="2025-06-16T09:50:00Z" w16du:dateUtc="2025-06-16T12:50:00Z">
                            <w:rPr>
                              <w:rFonts w:ascii="Cambria Math" w:hAnsi="Cambria Math"/>
                              <w:sz w:val="22"/>
                              <w:szCs w:val="22"/>
                            </w:rPr>
                          </w:ins>
                        </m:ctrlPr>
                      </m:sSubPr>
                      <m:e>
                        <m:r>
                          <w:ins w:id="715" w:author="Boyko, James" w:date="2025-06-16T09:50:00Z" w16du:dateUtc="2025-06-16T12:50:00Z">
                            <w:rPr>
                              <w:rFonts w:ascii="Cambria Math" w:hAnsi="Cambria Math"/>
                              <w:sz w:val="22"/>
                              <w:szCs w:val="22"/>
                              <w:rPrChange w:id="716" w:author="Boyko, James" w:date="2025-06-16T09:51:00Z" w16du:dateUtc="2025-06-16T12:51:00Z">
                                <w:rPr>
                                  <w:rFonts w:ascii="Cambria Math" w:hAnsi="Cambria Math"/>
                                </w:rPr>
                              </w:rPrChange>
                            </w:rPr>
                            <m:t>q</m:t>
                          </w:ins>
                        </m:r>
                      </m:e>
                      <m:sub>
                        <m:r>
                          <w:ins w:id="717" w:author="Boyko, James" w:date="2025-06-16T09:50:00Z" w16du:dateUtc="2025-06-16T12:50:00Z">
                            <w:rPr>
                              <w:rFonts w:ascii="Cambria Math" w:hAnsi="Cambria Math"/>
                              <w:sz w:val="22"/>
                              <w:szCs w:val="22"/>
                              <w:rPrChange w:id="718" w:author="Boyko, James" w:date="2025-06-16T09:51:00Z" w16du:dateUtc="2025-06-16T12:51:00Z">
                                <w:rPr>
                                  <w:rFonts w:ascii="Cambria Math" w:hAnsi="Cambria Math"/>
                                </w:rPr>
                              </w:rPrChange>
                            </w:rPr>
                            <m:t>23</m:t>
                          </w:ins>
                        </m:r>
                      </m:sub>
                    </m:sSub>
                  </m:e>
                </m:mr>
                <m:mr>
                  <m:e>
                    <m:sSub>
                      <m:sSubPr>
                        <m:ctrlPr>
                          <w:ins w:id="719" w:author="Boyko, James" w:date="2025-06-16T09:50:00Z" w16du:dateUtc="2025-06-16T12:50:00Z">
                            <w:rPr>
                              <w:rFonts w:ascii="Cambria Math" w:hAnsi="Cambria Math"/>
                              <w:sz w:val="22"/>
                              <w:szCs w:val="22"/>
                            </w:rPr>
                          </w:ins>
                        </m:ctrlPr>
                      </m:sSubPr>
                      <m:e>
                        <m:r>
                          <w:ins w:id="720" w:author="Boyko, James" w:date="2025-06-16T09:50:00Z" w16du:dateUtc="2025-06-16T12:50:00Z">
                            <w:rPr>
                              <w:rFonts w:ascii="Cambria Math" w:hAnsi="Cambria Math"/>
                              <w:sz w:val="22"/>
                              <w:szCs w:val="22"/>
                              <w:rPrChange w:id="721" w:author="Boyko, James" w:date="2025-06-16T09:51:00Z" w16du:dateUtc="2025-06-16T12:51:00Z">
                                <w:rPr>
                                  <w:rFonts w:ascii="Cambria Math" w:hAnsi="Cambria Math"/>
                                </w:rPr>
                              </w:rPrChange>
                            </w:rPr>
                            <m:t>X</m:t>
                          </w:ins>
                        </m:r>
                      </m:e>
                      <m:sub>
                        <m:r>
                          <w:ins w:id="722" w:author="Boyko, James" w:date="2025-06-16T09:50:00Z" w16du:dateUtc="2025-06-16T12:50:00Z">
                            <w:rPr>
                              <w:rFonts w:ascii="Cambria Math" w:hAnsi="Cambria Math"/>
                              <w:sz w:val="22"/>
                              <w:szCs w:val="22"/>
                              <w:rPrChange w:id="723" w:author="Boyko, James" w:date="2025-06-16T09:51:00Z" w16du:dateUtc="2025-06-16T12:51:00Z">
                                <w:rPr>
                                  <w:rFonts w:ascii="Cambria Math" w:hAnsi="Cambria Math"/>
                                </w:rPr>
                              </w:rPrChange>
                            </w:rPr>
                            <m:t>3</m:t>
                          </w:ins>
                        </m:r>
                      </m:sub>
                    </m:sSub>
                  </m:e>
                  <m:e>
                    <m:r>
                      <w:ins w:id="724" w:author="Boyko, James" w:date="2025-06-16T09:50:00Z" w16du:dateUtc="2025-06-16T12:50:00Z">
                        <m:rPr>
                          <m:lit/>
                          <m:nor/>
                        </m:rPr>
                        <w:rPr>
                          <w:rFonts w:ascii="Cambria Math" w:hAnsi="Cambria Math"/>
                          <w:sz w:val="22"/>
                          <w:szCs w:val="22"/>
                          <w:rPrChange w:id="725" w:author="Boyko, James" w:date="2025-06-16T09:51:00Z" w16du:dateUtc="2025-06-16T12:51:00Z">
                            <w:rPr>
                              <w:rFonts w:ascii="Cambria Math" w:hAnsi="Cambria Math"/>
                            </w:rPr>
                          </w:rPrChange>
                        </w:rPr>
                        <m:t xml:space="preserve">  -</m:t>
                      </w:ins>
                    </m:r>
                  </m:e>
                  <m:e>
                    <m:r>
                      <w:ins w:id="726" w:author="Boyko, James" w:date="2025-06-16T09:50:00Z" w16du:dateUtc="2025-06-16T12:50:00Z">
                        <m:rPr>
                          <m:lit/>
                          <m:nor/>
                        </m:rPr>
                        <w:rPr>
                          <w:rFonts w:ascii="Cambria Math" w:hAnsi="Cambria Math"/>
                          <w:sz w:val="22"/>
                          <w:szCs w:val="22"/>
                          <w:rPrChange w:id="727" w:author="Boyko, James" w:date="2025-06-16T09:51:00Z" w16du:dateUtc="2025-06-16T12:51:00Z">
                            <w:rPr>
                              <w:rFonts w:ascii="Cambria Math" w:hAnsi="Cambria Math"/>
                            </w:rPr>
                          </w:rPrChange>
                        </w:rPr>
                        <m:t xml:space="preserve">  -</m:t>
                      </w:ins>
                    </m:r>
                  </m:e>
                  <m:e>
                    <m:r>
                      <w:ins w:id="728" w:author="Boyko, James" w:date="2025-06-16T09:50:00Z" w16du:dateUtc="2025-06-16T12:50:00Z">
                        <m:rPr>
                          <m:lit/>
                          <m:nor/>
                        </m:rPr>
                        <w:rPr>
                          <w:rFonts w:ascii="Cambria Math" w:hAnsi="Cambria Math"/>
                          <w:sz w:val="22"/>
                          <w:szCs w:val="22"/>
                          <w:rPrChange w:id="729" w:author="Boyko, James" w:date="2025-06-16T09:51:00Z" w16du:dateUtc="2025-06-16T12:51:00Z">
                            <w:rPr>
                              <w:rFonts w:ascii="Cambria Math" w:hAnsi="Cambria Math"/>
                            </w:rPr>
                          </w:rPrChange>
                        </w:rPr>
                        <m:t xml:space="preserve">  -</m:t>
                      </w:ins>
                    </m:r>
                  </m:e>
                </m:mr>
              </m:m>
            </m:e>
          </m:d>
        </m:oMath>
      </m:oMathPara>
    </w:p>
    <w:p w14:paraId="64CEE453" w14:textId="44216793"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The final historically significant model being tested is a hidden Markov model where unobserved rate variation is introduced via a hidden factor. The mapping matrix, M</w:t>
      </w:r>
      <w:r w:rsidRPr="00990AA7">
        <w:rPr>
          <w:rFonts w:ascii="Times New Roman" w:eastAsia="Times New Roman" w:hAnsi="Times New Roman" w:cs="Times New Roman"/>
          <w:vertAlign w:val="subscript"/>
        </w:rPr>
        <w:t>HMM</w:t>
      </w:r>
      <w:r w:rsidRPr="00990AA7">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w:t>
      </w:r>
      <w:r w:rsidR="00280D0D">
        <w:rPr>
          <w:rFonts w:ascii="Times New Roman" w:eastAsia="Times New Roman" w:hAnsi="Times New Roman" w:cs="Times New Roman"/>
        </w:rPr>
        <w:fldChar w:fldCharType="begin"/>
      </w:r>
      <w:r w:rsidR="00280D0D">
        <w:rPr>
          <w:rFonts w:ascii="Times New Roman" w:eastAsia="Times New Roman" w:hAnsi="Times New Roman" w:cs="Times New Roman"/>
        </w:rPr>
        <w:instrText xml:space="preserve"> ADDIN ZOTERO_ITEM CSL_CITATION {"citationID":"gRgRh1Sh","properties":{"formattedCitation":"(Boyko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280D0D">
        <w:rPr>
          <w:rFonts w:ascii="Times New Roman" w:eastAsia="Times New Roman" w:hAnsi="Times New Roman" w:cs="Times New Roman"/>
        </w:rPr>
        <w:fldChar w:fldCharType="separate"/>
      </w:r>
      <w:r w:rsidR="00280D0D">
        <w:rPr>
          <w:rFonts w:ascii="Times New Roman" w:eastAsia="Times New Roman" w:hAnsi="Times New Roman" w:cs="Times New Roman"/>
          <w:noProof/>
        </w:rPr>
        <w:t>(Boyko and Beaulieu 2021)</w:t>
      </w:r>
      <w:r w:rsidR="00280D0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For simulations, transition rates are set to be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=10</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=0.01</m:t>
        </m:r>
      </m:oMath>
      <w:r w:rsidRPr="00990AA7">
        <w:rPr>
          <w:rFonts w:ascii="Times New Roman" w:eastAsia="Times New Roman" w:hAnsi="Times New Roman" w:cs="Times New Roman"/>
        </w:rPr>
        <w:t xml:space="preserve">, and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r w:rsidRPr="00990AA7">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4 tests: (1) </w:t>
      </w:r>
      <m:oMath>
        <m:r>
          <w:rPr>
            <w:rFonts w:ascii="Cambria Math" w:hAnsi="Cambria Math"/>
          </w:rPr>
          <m:t>k&gt;2</m:t>
        </m:r>
      </m:oMath>
      <w:r w:rsidRPr="00990AA7">
        <w:rPr>
          <w:rFonts w:ascii="Times New Roman" w:eastAsia="Times New Roman" w:hAnsi="Times New Roman" w:cs="Times New Roman"/>
        </w:rPr>
        <w:t xml:space="preserve"> (2)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sidRPr="00990AA7">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and (4) </w:t>
      </w:r>
      <w:moveTo w:id="730" w:author="Boyko, James" w:date="2025-06-14T10:10:00Z" w16du:dateUtc="2025-06-14T13:10:00Z">
        <w:moveToRangeStart w:id="731" w:author="Boyko, James" w:date="2025-06-14T10:10:00Z" w:name="move200788248"/>
        <m:oMath>
          <m:sSub>
            <m:sSubPr>
              <m:ctrlPr>
                <w:rPr>
                  <w:rFonts w:ascii="Cambria Math" w:hAnsi="Cambria Math"/>
                </w:rPr>
              </m:ctrlPr>
            </m:sSubPr>
            <m:e>
              <w:moveTo w:id="732" w:author="Boyko, James" w:date="2025-06-14T10:10:00Z" w16du:dateUtc="2025-06-14T13:10:00Z">
                <m:r>
                  <w:rPr>
                    <w:rFonts w:ascii="Cambria Math" w:hAnsi="Cambria Math"/>
                  </w:rPr>
                  <m:t>q</m:t>
                </m:r>
              </w:moveTo>
            </m:e>
            <m:sub>
              <w:moveTo w:id="733" w:author="Boyko, James" w:date="2025-06-14T10:10:00Z" w16du:dateUtc="2025-06-14T13:10:00Z">
                <m:r>
                  <w:rPr>
                    <w:rFonts w:ascii="Cambria Math" w:hAnsi="Cambria Math"/>
                  </w:rPr>
                  <m:t>12</m:t>
                </m:r>
              </w:moveTo>
            </m:sub>
          </m:sSub>
          <w:moveTo w:id="734" w:author="Boyko, James" w:date="2025-06-14T10:10:00Z" w16du:dateUtc="2025-06-14T13:10:00Z">
            <m:r>
              <w:rPr>
                <w:rFonts w:ascii="Cambria Math" w:hAnsi="Cambria Math"/>
              </w:rPr>
              <m:t>=</m:t>
            </m:r>
          </w:moveTo>
          <m:sSub>
            <m:sSubPr>
              <m:ctrlPr>
                <w:rPr>
                  <w:rFonts w:ascii="Cambria Math" w:hAnsi="Cambria Math"/>
                </w:rPr>
              </m:ctrlPr>
            </m:sSubPr>
            <m:e>
              <w:moveTo w:id="735" w:author="Boyko, James" w:date="2025-06-14T10:10:00Z" w16du:dateUtc="2025-06-14T13:10:00Z">
                <m:r>
                  <w:rPr>
                    <w:rFonts w:ascii="Cambria Math" w:hAnsi="Cambria Math"/>
                  </w:rPr>
                  <m:t>q</m:t>
                </m:r>
              </w:moveTo>
            </m:e>
            <m:sub>
              <w:moveTo w:id="736" w:author="Boyko, James" w:date="2025-06-14T10:10:00Z" w16du:dateUtc="2025-06-14T13:10:00Z">
                <m:r>
                  <w:rPr>
                    <w:rFonts w:ascii="Cambria Math" w:hAnsi="Cambria Math"/>
                  </w:rPr>
                  <m:t>21</m:t>
                </m:r>
              </w:moveTo>
            </m:sub>
          </m:sSub>
          <w:moveTo w:id="737" w:author="Boyko, James" w:date="2025-06-14T10:10:00Z" w16du:dateUtc="2025-06-14T13:10:00Z">
            <m:r>
              <w:rPr>
                <w:rFonts w:ascii="Cambria Math" w:hAnsi="Cambria Math"/>
              </w:rPr>
              <m:t>∧</m:t>
            </m:r>
          </w:moveTo>
          <m:sSub>
            <m:sSubPr>
              <m:ctrlPr>
                <w:rPr>
                  <w:rFonts w:ascii="Cambria Math" w:hAnsi="Cambria Math"/>
                </w:rPr>
              </m:ctrlPr>
            </m:sSubPr>
            <m:e>
              <w:moveTo w:id="738" w:author="Boyko, James" w:date="2025-06-14T10:10:00Z" w16du:dateUtc="2025-06-14T13:10:00Z">
                <m:r>
                  <w:rPr>
                    <w:rFonts w:ascii="Cambria Math" w:hAnsi="Cambria Math"/>
                  </w:rPr>
                  <m:t>q</m:t>
                </m:r>
              </w:moveTo>
            </m:e>
            <m:sub>
              <w:moveTo w:id="739" w:author="Boyko, James" w:date="2025-06-14T10:10:00Z" w16du:dateUtc="2025-06-14T13:10:00Z">
                <m:r>
                  <w:rPr>
                    <w:rFonts w:ascii="Cambria Math" w:hAnsi="Cambria Math"/>
                  </w:rPr>
                  <m:t>34</m:t>
                </m:r>
              </w:moveTo>
            </m:sub>
          </m:sSub>
          <w:moveTo w:id="740" w:author="Boyko, James" w:date="2025-06-14T10:10:00Z" w16du:dateUtc="2025-06-14T13:10:00Z">
            <m:r>
              <w:rPr>
                <w:rFonts w:ascii="Cambria Math" w:hAnsi="Cambria Math"/>
              </w:rPr>
              <m:t>=</m:t>
            </m:r>
          </w:moveTo>
          <m:sSub>
            <m:sSubPr>
              <m:ctrlPr>
                <w:rPr>
                  <w:rFonts w:ascii="Cambria Math" w:hAnsi="Cambria Math"/>
                </w:rPr>
              </m:ctrlPr>
            </m:sSubPr>
            <m:e>
              <w:moveTo w:id="741" w:author="Boyko, James" w:date="2025-06-14T10:10:00Z" w16du:dateUtc="2025-06-14T13:10:00Z">
                <m:r>
                  <w:rPr>
                    <w:rFonts w:ascii="Cambria Math" w:hAnsi="Cambria Math"/>
                  </w:rPr>
                  <m:t>q</m:t>
                </m:r>
              </w:moveTo>
            </m:e>
            <m:sub>
              <w:moveTo w:id="742" w:author="Boyko, James" w:date="2025-06-14T10:10:00Z" w16du:dateUtc="2025-06-14T13:10:00Z">
                <m:r>
                  <w:rPr>
                    <w:rFonts w:ascii="Cambria Math" w:hAnsi="Cambria Math"/>
                  </w:rPr>
                  <m:t>43</m:t>
                </m:r>
              </w:moveTo>
            </m:sub>
          </m:sSub>
        </m:oMath>
        <w:moveToRangeEnd w:id="731"/>
        <w:r w:rsidRPr="00990AA7">
          <w:rPr>
            <w:rFonts w:ascii="Times New Roman" w:eastAsia="Times New Roman" w:hAnsi="Times New Roman" w:cs="Times New Roman"/>
          </w:rPr>
          <w:t xml:space="preserve">. The first tests </w:t>
        </w:r>
        <w:moveFrom w:id="743" w:author="Boyko, James" w:date="2025-06-14T10:10:00Z" w16du:dateUtc="2025-06-14T13:10:00Z">
          <w:moveFromRangeStart w:id="744" w:author="Boyko, James" w:date="2025-06-14T10:10:00Z" w:name="move200788248"/>
          <m:oMath>
            <m:sSub>
              <m:sSubPr>
                <m:ctrlPr>
                  <w:rPr>
                    <w:rFonts w:ascii="Cambria Math" w:hAnsi="Cambria Math"/>
                  </w:rPr>
                </m:ctrlPr>
              </m:sSubPr>
              <m:e>
                <w:moveFrom w:id="745" w:author="Boyko, James" w:date="2025-06-14T10:10:00Z" w16du:dateUtc="2025-06-14T13:10:00Z">
                  <m:r>
                    <w:rPr>
                      <w:rFonts w:ascii="Cambria Math" w:hAnsi="Cambria Math"/>
                    </w:rPr>
                    <m:t>q</m:t>
                  </m:r>
                </w:moveFrom>
              </m:e>
              <m:sub>
                <w:moveFrom w:id="746" w:author="Boyko, James" w:date="2025-06-14T10:10:00Z" w16du:dateUtc="2025-06-14T13:10:00Z">
                  <m:r>
                    <w:rPr>
                      <w:rFonts w:ascii="Cambria Math" w:hAnsi="Cambria Math"/>
                    </w:rPr>
                    <m:t>12</m:t>
                  </m:r>
                </w:moveFrom>
              </m:sub>
            </m:sSub>
            <w:moveFrom w:id="747" w:author="Boyko, James" w:date="2025-06-14T10:10:00Z" w16du:dateUtc="2025-06-14T13:10:00Z">
              <m:r>
                <w:rPr>
                  <w:rFonts w:ascii="Cambria Math" w:hAnsi="Cambria Math"/>
                </w:rPr>
                <m:t>=</m:t>
              </m:r>
            </w:moveFrom>
            <m:sSub>
              <m:sSubPr>
                <m:ctrlPr>
                  <w:rPr>
                    <w:rFonts w:ascii="Cambria Math" w:hAnsi="Cambria Math"/>
                  </w:rPr>
                </m:ctrlPr>
              </m:sSubPr>
              <m:e>
                <w:moveFrom w:id="748" w:author="Boyko, James" w:date="2025-06-14T10:10:00Z" w16du:dateUtc="2025-06-14T13:10:00Z">
                  <m:r>
                    <w:rPr>
                      <w:rFonts w:ascii="Cambria Math" w:hAnsi="Cambria Math"/>
                    </w:rPr>
                    <m:t>q</m:t>
                  </m:r>
                </w:moveFrom>
              </m:e>
              <m:sub>
                <w:moveFrom w:id="749" w:author="Boyko, James" w:date="2025-06-14T10:10:00Z" w16du:dateUtc="2025-06-14T13:10:00Z">
                  <m:r>
                    <w:rPr>
                      <w:rFonts w:ascii="Cambria Math" w:hAnsi="Cambria Math"/>
                    </w:rPr>
                    <m:t>21</m:t>
                  </m:r>
                </w:moveFrom>
              </m:sub>
            </m:sSub>
            <w:moveFrom w:id="750" w:author="Boyko, James" w:date="2025-06-14T10:10:00Z" w16du:dateUtc="2025-06-14T13:10:00Z">
              <m:r>
                <w:rPr>
                  <w:rFonts w:ascii="Cambria Math" w:hAnsi="Cambria Math"/>
                </w:rPr>
                <m:t>∧</m:t>
              </m:r>
            </w:moveFrom>
            <m:sSub>
              <m:sSubPr>
                <m:ctrlPr>
                  <w:rPr>
                    <w:rFonts w:ascii="Cambria Math" w:hAnsi="Cambria Math"/>
                  </w:rPr>
                </m:ctrlPr>
              </m:sSubPr>
              <m:e>
                <w:moveFrom w:id="751" w:author="Boyko, James" w:date="2025-06-14T10:10:00Z" w16du:dateUtc="2025-06-14T13:10:00Z">
                  <m:r>
                    <w:rPr>
                      <w:rFonts w:ascii="Cambria Math" w:hAnsi="Cambria Math"/>
                    </w:rPr>
                    <m:t>q</m:t>
                  </m:r>
                </w:moveFrom>
              </m:e>
              <m:sub>
                <w:moveFrom w:id="752" w:author="Boyko, James" w:date="2025-06-14T10:10:00Z" w16du:dateUtc="2025-06-14T13:10:00Z">
                  <m:r>
                    <w:rPr>
                      <w:rFonts w:ascii="Cambria Math" w:hAnsi="Cambria Math"/>
                    </w:rPr>
                    <m:t>34</m:t>
                  </m:r>
                </w:moveFrom>
              </m:sub>
            </m:sSub>
            <w:moveFrom w:id="753" w:author="Boyko, James" w:date="2025-06-14T10:10:00Z" w16du:dateUtc="2025-06-14T13:10:00Z">
              <m:r>
                <w:rPr>
                  <w:rFonts w:ascii="Cambria Math" w:hAnsi="Cambria Math"/>
                </w:rPr>
                <m:t>=</m:t>
              </m:r>
            </w:moveFrom>
            <m:sSub>
              <m:sSubPr>
                <m:ctrlPr>
                  <w:rPr>
                    <w:rFonts w:ascii="Cambria Math" w:hAnsi="Cambria Math"/>
                  </w:rPr>
                </m:ctrlPr>
              </m:sSubPr>
              <m:e>
                <w:moveFrom w:id="754" w:author="Boyko, James" w:date="2025-06-14T10:10:00Z" w16du:dateUtc="2025-06-14T13:10:00Z">
                  <m:r>
                    <w:rPr>
                      <w:rFonts w:ascii="Cambria Math" w:hAnsi="Cambria Math"/>
                    </w:rPr>
                    <m:t>q</m:t>
                  </m:r>
                </w:moveFrom>
              </m:e>
              <m:sub>
                <w:moveFrom w:id="755" w:author="Boyko, James" w:date="2025-06-14T10:10:00Z" w16du:dateUtc="2025-06-14T13:10:00Z">
                  <m:r>
                    <w:rPr>
                      <w:rFonts w:ascii="Cambria Math" w:hAnsi="Cambria Math"/>
                    </w:rPr>
                    <m:t>43</m:t>
                  </m:r>
                </w:moveFrom>
              </m:sub>
            </m:sSub>
          </m:oMath>
          <w:moveFromRangeEnd w:id="744"/>
          <w:r w:rsidRPr="00990AA7">
            <w:rPr>
              <w:rFonts w:ascii="Times New Roman" w:eastAsia="Times New Roman" w:hAnsi="Times New Roman" w:cs="Times New Roman"/>
            </w:rPr>
            <w:t xml:space="preserve">asks whether there is support for hidden rates at all. The second test, conditioned on the first, asks </w:t>
          </w:r>
          <w:proofErr w:type="spellStart"/>
          <w:r w:rsidRPr="00990AA7">
            <w:rPr>
              <w:rFonts w:ascii="Times New Roman" w:eastAsia="Times New Roman" w:hAnsi="Times New Roman" w:cs="Times New Roman"/>
            </w:rPr>
            <w:t>wheth</w:t>
          </w:r>
          <w:proofErr w:type="spellEnd"/>
          <w:ins w:id="756" w:author="Boyko, James" w:date="2025-06-22T12:04:00Z" w16du:dateUtc="2025-06-22T16:04:00Z">
            <w:r w:rsidR="008B5C13">
              <w:rPr>
                <w:rFonts w:ascii="Times New Roman" w:eastAsia="Times New Roman" w:hAnsi="Times New Roman" w:cs="Times New Roman"/>
              </w:rPr>
              <w:tab/>
            </w:r>
          </w:ins>
          <w:r w:rsidRPr="00990AA7">
            <w:rPr>
              <w:rFonts w:ascii="Times New Roman" w:eastAsia="Times New Roman" w:hAnsi="Times New Roman" w:cs="Times New Roman"/>
            </w:rPr>
            <w:t xml:space="preserve">er the difference between the fastest rate class </w:t>
          </w:r>
          <w:r w:rsidR="00F87086" w:rsidRPr="00990AA7">
            <w:rPr>
              <w:rFonts w:ascii="Times New Roman" w:eastAsia="Times New Roman" w:hAnsi="Times New Roman" w:cs="Times New Roman"/>
            </w:rPr>
            <w:t>100 times is at least</w:t>
          </w:r>
          <w:r w:rsidRPr="00990AA7">
            <w:rPr>
              <w:rFonts w:ascii="Times New Roman" w:eastAsia="Times New Roman" w:hAnsi="Times New Roman" w:cs="Times New Roman"/>
            </w:rPr>
            <w:t xml:space="preserve"> greater than the slower rate class. I note that the simulating difference is </w:t>
          </w:r>
          <w:r w:rsidR="001D34B1" w:rsidRPr="00990AA7">
            <w:rPr>
              <w:rFonts w:ascii="Times New Roman" w:eastAsia="Times New Roman" w:hAnsi="Times New Roman" w:cs="Times New Roman"/>
            </w:rPr>
            <w:t>a</w:t>
          </w:r>
          <w:r w:rsidRPr="00990AA7">
            <w:rPr>
              <w:rFonts w:ascii="Times New Roman" w:eastAsia="Times New Roman" w:hAnsi="Times New Roman" w:cs="Times New Roman"/>
            </w:rPr>
            <w:t xml:space="preserve"> 1000 times difference, but for this test I was less interested in the exact parameter estimation capabilities since biases in estimation were examined more thoroughly in </w:t>
          </w:r>
          <w:r w:rsidRPr="00990AA7">
            <w:rPr>
              <w:rFonts w:ascii="Times New Roman" w:eastAsia="Times New Roman" w:hAnsi="Times New Roman" w:cs="Times New Roman"/>
              <w:i/>
              <w:iCs/>
            </w:rPr>
            <w:t xml:space="preserve">Simulation Study I. </w:t>
          </w:r>
          <w:r w:rsidR="00B417C8" w:rsidRPr="00990AA7">
            <w:rPr>
              <w:rFonts w:ascii="Times New Roman" w:eastAsia="Times New Roman" w:hAnsi="Times New Roman" w:cs="Times New Roman"/>
            </w:rPr>
            <w:t xml:space="preserve">The large difference (and arguably unrealistic) in rate classes is chosen to ensure that simulating data had a signal of rate heterogeneity. </w:t>
          </w:r>
          <w:r w:rsidRPr="00990AA7">
            <w:rPr>
              <w:rFonts w:ascii="Times New Roman" w:eastAsia="Times New Roman" w:hAnsi="Times New Roman" w:cs="Times New Roman"/>
            </w:rPr>
            <w:t>Test 3 examines whether the fastest rates belong to transition</w:t>
          </w:r>
          <w:ins w:id="757" w:author="Boyko, James" w:date="2025-06-14T10:10:00Z" w16du:dateUtc="2025-06-14T13:10:00Z">
            <w:r w:rsidR="0002541E">
              <w:rPr>
                <w:rFonts w:ascii="Times New Roman" w:eastAsia="Times New Roman" w:hAnsi="Times New Roman" w:cs="Times New Roman"/>
              </w:rPr>
              <w:t>s</w:t>
            </w:r>
          </w:ins>
          <w:r w:rsidRPr="00990AA7">
            <w:rPr>
              <w:rFonts w:ascii="Times New Roman" w:eastAsia="Times New Roman" w:hAnsi="Times New Roman" w:cs="Times New Roman"/>
            </w:rPr>
            <w:t xml:space="preserve"> between observed states, rather than between hidden states. And finally, test 4 asks whether the transitions between observed states are correctly inferred to be the same within their respective rate class. </w:t>
          </w:r>
        </w:moveFrom>
      </w:moveTo>
    </w:p>
    <w:p w14:paraId="701A2B2D" w14:textId="664D536A"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sz w:val="22"/>
                <w:szCs w:val="22"/>
              </w:rPr>
            </m:ctrlPr>
          </m:sSubPr>
          <m:e>
            <m:r>
              <w:rPr>
                <w:rFonts w:ascii="Cambria Math" w:hAnsi="Cambria Math"/>
                <w:sz w:val="22"/>
                <w:szCs w:val="22"/>
                <w:rPrChange w:id="758" w:author="Boyko, James" w:date="2025-06-16T09:51:00Z" w16du:dateUtc="2025-06-16T12:51:00Z">
                  <w:rPr>
                    <w:rFonts w:ascii="Cambria Math" w:hAnsi="Cambria Math"/>
                  </w:rPr>
                </w:rPrChange>
              </w:rPr>
              <m:t>M</m:t>
            </m:r>
          </m:e>
          <m:sub>
            <m:r>
              <w:rPr>
                <w:rFonts w:ascii="Cambria Math" w:hAnsi="Cambria Math"/>
                <w:sz w:val="22"/>
                <w:szCs w:val="22"/>
                <w:rPrChange w:id="759" w:author="Boyko, James" w:date="2025-06-16T09:51:00Z" w16du:dateUtc="2025-06-16T12:51:00Z">
                  <w:rPr>
                    <w:rFonts w:ascii="Cambria Math" w:hAnsi="Cambria Math"/>
                  </w:rPr>
                </w:rPrChange>
              </w:rPr>
              <m:t>HMM</m:t>
            </m:r>
          </m:sub>
        </m:sSub>
        <m:r>
          <w:rPr>
            <w:rFonts w:ascii="Cambria Math" w:hAnsi="Cambria Math"/>
            <w:sz w:val="22"/>
            <w:szCs w:val="22"/>
            <w:rPrChange w:id="760"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r>
                    <m:rPr>
                      <m:lit/>
                      <m:nor/>
                    </m:rPr>
                    <w:rPr>
                      <w:rFonts w:ascii="Cambria Math" w:hAnsi="Cambria Math"/>
                      <w:sz w:val="22"/>
                      <w:szCs w:val="22"/>
                      <w:rPrChange w:id="761"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762" w:author="Boyko, James" w:date="2025-06-16T09:51:00Z" w16du:dateUtc="2025-06-16T12:51:00Z">
                            <w:rPr>
                              <w:rFonts w:ascii="Cambria Math" w:hAnsi="Cambria Math"/>
                            </w:rPr>
                          </w:rPrChange>
                        </w:rPr>
                        <m:t>X</m:t>
                      </m:r>
                    </m:e>
                    <m:sub>
                      <m:r>
                        <w:rPr>
                          <w:rFonts w:ascii="Cambria Math" w:hAnsi="Cambria Math"/>
                          <w:sz w:val="22"/>
                          <w:szCs w:val="22"/>
                          <w:rPrChange w:id="763" w:author="Boyko, James" w:date="2025-06-16T09:51:00Z" w16du:dateUtc="2025-06-16T12:51:00Z">
                            <w:rPr>
                              <w:rFonts w:ascii="Cambria Math" w:hAnsi="Cambria Math"/>
                            </w:rPr>
                          </w:rPrChange>
                        </w:rPr>
                        <m:t>0A</m:t>
                      </m:r>
                    </m:sub>
                  </m:sSub>
                </m:e>
                <m:e>
                  <m:sSub>
                    <m:sSubPr>
                      <m:ctrlPr>
                        <w:rPr>
                          <w:rFonts w:ascii="Cambria Math" w:hAnsi="Cambria Math"/>
                          <w:sz w:val="22"/>
                          <w:szCs w:val="22"/>
                        </w:rPr>
                      </m:ctrlPr>
                    </m:sSubPr>
                    <m:e>
                      <m:r>
                        <w:rPr>
                          <w:rFonts w:ascii="Cambria Math" w:hAnsi="Cambria Math"/>
                          <w:sz w:val="22"/>
                          <w:szCs w:val="22"/>
                          <w:rPrChange w:id="764" w:author="Boyko, James" w:date="2025-06-16T09:51:00Z" w16du:dateUtc="2025-06-16T12:51:00Z">
                            <w:rPr>
                              <w:rFonts w:ascii="Cambria Math" w:hAnsi="Cambria Math"/>
                            </w:rPr>
                          </w:rPrChange>
                        </w:rPr>
                        <m:t>X</m:t>
                      </m:r>
                    </m:e>
                    <m:sub>
                      <m:r>
                        <w:rPr>
                          <w:rFonts w:ascii="Cambria Math" w:hAnsi="Cambria Math"/>
                          <w:sz w:val="22"/>
                          <w:szCs w:val="22"/>
                          <w:rPrChange w:id="765"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766" w:author="Boyko, James" w:date="2025-06-16T09:51:00Z" w16du:dateUtc="2025-06-16T12:51:00Z">
                            <w:rPr>
                              <w:rFonts w:ascii="Cambria Math" w:hAnsi="Cambria Math"/>
                            </w:rPr>
                          </w:rPrChange>
                        </w:rPr>
                        <m:t>X</m:t>
                      </m:r>
                    </m:e>
                    <m:sub>
                      <m:r>
                        <w:rPr>
                          <w:rFonts w:ascii="Cambria Math" w:hAnsi="Cambria Math"/>
                          <w:sz w:val="22"/>
                          <w:szCs w:val="22"/>
                          <w:rPrChange w:id="767"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768" w:author="Boyko, James" w:date="2025-06-16T09:51:00Z" w16du:dateUtc="2025-06-16T12:51:00Z">
                            <w:rPr>
                              <w:rFonts w:ascii="Cambria Math" w:hAnsi="Cambria Math"/>
                            </w:rPr>
                          </w:rPrChange>
                        </w:rPr>
                        <m:t>X</m:t>
                      </m:r>
                    </m:e>
                    <m:sub>
                      <m:r>
                        <w:rPr>
                          <w:rFonts w:ascii="Cambria Math" w:hAnsi="Cambria Math"/>
                          <w:sz w:val="22"/>
                          <w:szCs w:val="22"/>
                          <w:rPrChange w:id="769" w:author="Boyko, James" w:date="2025-06-16T09:51:00Z" w16du:dateUtc="2025-06-16T12:51:00Z">
                            <w:rPr>
                              <w:rFonts w:ascii="Cambria Math" w:hAnsi="Cambria Math"/>
                            </w:rPr>
                          </w:rPrChange>
                        </w:rPr>
                        <m:t>1B</m:t>
                      </m:r>
                    </m:sub>
                  </m:sSub>
                </m:e>
              </m:mr>
              <m:mr>
                <m:e>
                  <m:sSub>
                    <m:sSubPr>
                      <m:ctrlPr>
                        <w:rPr>
                          <w:rFonts w:ascii="Cambria Math" w:hAnsi="Cambria Math"/>
                          <w:sz w:val="22"/>
                          <w:szCs w:val="22"/>
                        </w:rPr>
                      </m:ctrlPr>
                    </m:sSubPr>
                    <m:e>
                      <m:r>
                        <w:rPr>
                          <w:rFonts w:ascii="Cambria Math" w:hAnsi="Cambria Math"/>
                          <w:sz w:val="22"/>
                          <w:szCs w:val="22"/>
                          <w:rPrChange w:id="770" w:author="Boyko, James" w:date="2025-06-16T09:51:00Z" w16du:dateUtc="2025-06-16T12:51:00Z">
                            <w:rPr>
                              <w:rFonts w:ascii="Cambria Math" w:hAnsi="Cambria Math"/>
                            </w:rPr>
                          </w:rPrChange>
                        </w:rPr>
                        <m:t>X</m:t>
                      </m:r>
                    </m:e>
                    <m:sub>
                      <m:r>
                        <w:rPr>
                          <w:rFonts w:ascii="Cambria Math" w:hAnsi="Cambria Math"/>
                          <w:sz w:val="22"/>
                          <w:szCs w:val="22"/>
                          <w:rPrChange w:id="771" w:author="Boyko, James" w:date="2025-06-16T09:51:00Z" w16du:dateUtc="2025-06-16T12:51:00Z">
                            <w:rPr>
                              <w:rFonts w:ascii="Cambria Math" w:hAnsi="Cambria Math"/>
                            </w:rPr>
                          </w:rPrChange>
                        </w:rPr>
                        <m:t>0A</m:t>
                      </m:r>
                    </m:sub>
                  </m:sSub>
                </m:e>
                <m:e>
                  <m:r>
                    <m:rPr>
                      <m:lit/>
                      <m:nor/>
                    </m:rPr>
                    <w:rPr>
                      <w:rFonts w:ascii="Cambria Math" w:hAnsi="Cambria Math"/>
                      <w:sz w:val="22"/>
                      <w:szCs w:val="22"/>
                      <w:rPrChange w:id="772"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773"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774" w:author="Boyko, James" w:date="2025-06-15T07:33:00Z" w16du:dateUtc="2025-06-15T10:33:00Z">
                              <w:rPr>
                                <w:rFonts w:ascii="Cambria Math" w:hAnsi="Cambria Math"/>
                                <w:sz w:val="22"/>
                                <w:szCs w:val="22"/>
                                <w:rPrChange w:id="775" w:author="Boyko, James" w:date="2025-06-16T09:51:00Z" w16du:dateUtc="2025-06-16T12:51:00Z">
                                  <w:rPr>
                                    <w:rFonts w:ascii="Cambria Math" w:hAnsi="Cambria Math"/>
                                  </w:rPr>
                                </w:rPrChange>
                              </w:rPr>
                              <m:t>(</m:t>
                            </w:ins>
                          </m:r>
                          <m:r>
                            <w:rPr>
                              <w:rFonts w:ascii="Cambria Math" w:hAnsi="Cambria Math"/>
                              <w:sz w:val="22"/>
                              <w:szCs w:val="22"/>
                              <w:rPrChange w:id="776" w:author="Boyko, James" w:date="2025-06-16T09:51:00Z" w16du:dateUtc="2025-06-16T12:51:00Z">
                                <w:rPr>
                                  <w:rFonts w:ascii="Cambria Math" w:hAnsi="Cambria Math"/>
                                </w:rPr>
                              </w:rPrChange>
                            </w:rPr>
                            <m:t>X</m:t>
                          </m:r>
                        </m:e>
                        <m:sub>
                          <m:r>
                            <w:rPr>
                              <w:rFonts w:ascii="Cambria Math" w:hAnsi="Cambria Math"/>
                              <w:sz w:val="22"/>
                              <w:szCs w:val="22"/>
                              <w:rPrChange w:id="777" w:author="Boyko, James" w:date="2025-06-16T09:51:00Z" w16du:dateUtc="2025-06-16T12:51:00Z">
                                <w:rPr>
                                  <w:rFonts w:ascii="Cambria Math" w:hAnsi="Cambria Math"/>
                                </w:rPr>
                              </w:rPrChange>
                            </w:rPr>
                            <m:t>0</m:t>
                          </m:r>
                        </m:sub>
                      </m:sSub>
                      <m:r>
                        <w:rPr>
                          <w:rFonts w:ascii="Cambria Math" w:hAnsi="Cambria Math"/>
                          <w:sz w:val="22"/>
                          <w:szCs w:val="22"/>
                          <w:rPrChange w:id="77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779" w:author="Boyko, James" w:date="2025-06-16T09:51:00Z" w16du:dateUtc="2025-06-16T12:51:00Z">
                                <w:rPr>
                                  <w:rFonts w:ascii="Cambria Math" w:hAnsi="Cambria Math"/>
                                </w:rPr>
                              </w:rPrChange>
                            </w:rPr>
                            <m:t>X</m:t>
                          </m:r>
                        </m:e>
                        <m:sub>
                          <m:r>
                            <w:rPr>
                              <w:rFonts w:ascii="Cambria Math" w:hAnsi="Cambria Math"/>
                              <w:sz w:val="22"/>
                              <w:szCs w:val="22"/>
                              <w:rPrChange w:id="780" w:author="Boyko, James" w:date="2025-06-16T09:51:00Z" w16du:dateUtc="2025-06-16T12:51:00Z">
                                <w:rPr>
                                  <w:rFonts w:ascii="Cambria Math" w:hAnsi="Cambria Math"/>
                                </w:rPr>
                              </w:rPrChange>
                            </w:rPr>
                            <m:t>1</m:t>
                          </m:r>
                        </m:sub>
                      </m:sSub>
                      <m:r>
                        <w:ins w:id="781" w:author="Boyko, James" w:date="2025-06-15T07:33:00Z" w16du:dateUtc="2025-06-15T10:33:00Z">
                          <w:rPr>
                            <w:rFonts w:ascii="Cambria Math" w:hAnsi="Cambria Math"/>
                            <w:sz w:val="22"/>
                            <w:szCs w:val="22"/>
                            <w:rPrChange w:id="782" w:author="Boyko, James" w:date="2025-06-16T09:51:00Z" w16du:dateUtc="2025-06-16T12:51:00Z">
                              <w:rPr>
                                <w:rFonts w:ascii="Cambria Math" w:hAnsi="Cambria Math"/>
                              </w:rPr>
                            </w:rPrChange>
                          </w:rPr>
                          <m:t>)</m:t>
                        </w:ins>
                      </m:r>
                      <m:r>
                        <w:rPr>
                          <w:rFonts w:ascii="Cambria Math" w:hAnsi="Cambria Math"/>
                          <w:sz w:val="22"/>
                          <w:szCs w:val="22"/>
                          <w:rPrChange w:id="783" w:author="Boyko, James" w:date="2025-06-16T09:51:00Z" w16du:dateUtc="2025-06-16T12:51:00Z">
                            <w:rPr>
                              <w:rFonts w:ascii="Cambria Math" w:hAnsi="Cambria Math"/>
                            </w:rPr>
                          </w:rPrChange>
                        </w:rPr>
                        <m:t>|A</m:t>
                      </m:r>
                    </m:sub>
                  </m:sSub>
                </m:e>
                <m:e>
                  <m:sSub>
                    <m:sSubPr>
                      <m:ctrlPr>
                        <w:rPr>
                          <w:rFonts w:ascii="Cambria Math" w:hAnsi="Cambria Math"/>
                          <w:sz w:val="22"/>
                          <w:szCs w:val="22"/>
                        </w:rPr>
                      </m:ctrlPr>
                    </m:sSubPr>
                    <m:e>
                      <m:r>
                        <w:rPr>
                          <w:rFonts w:ascii="Cambria Math" w:hAnsi="Cambria Math"/>
                          <w:sz w:val="22"/>
                          <w:szCs w:val="22"/>
                          <w:rPrChange w:id="784" w:author="Boyko, James" w:date="2025-06-16T09:51:00Z" w16du:dateUtc="2025-06-16T12:51:00Z">
                            <w:rPr>
                              <w:rFonts w:ascii="Cambria Math" w:hAnsi="Cambria Math"/>
                            </w:rPr>
                          </w:rPrChange>
                        </w:rPr>
                        <m:t>q</m:t>
                      </m:r>
                    </m:e>
                    <m:sub>
                      <m:r>
                        <w:ins w:id="785" w:author="Boyko, James" w:date="2025-06-15T07:33:00Z" w16du:dateUtc="2025-06-15T10:33:00Z">
                          <w:rPr>
                            <w:rFonts w:ascii="Cambria Math" w:hAnsi="Cambria Math"/>
                            <w:sz w:val="22"/>
                            <w:szCs w:val="22"/>
                            <w:rPrChange w:id="786" w:author="Boyko, James" w:date="2025-06-16T09:51:00Z" w16du:dateUtc="2025-06-16T12:51:00Z">
                              <w:rPr>
                                <w:rFonts w:ascii="Cambria Math" w:hAnsi="Cambria Math"/>
                              </w:rPr>
                            </w:rPrChange>
                          </w:rPr>
                          <m:t>(</m:t>
                        </w:ins>
                      </m:r>
                      <m:r>
                        <w:rPr>
                          <w:rFonts w:ascii="Cambria Math" w:hAnsi="Cambria Math"/>
                          <w:sz w:val="22"/>
                          <w:szCs w:val="22"/>
                          <w:rPrChange w:id="787" w:author="Boyko, James" w:date="2025-06-16T09:51:00Z" w16du:dateUtc="2025-06-16T12:51:00Z">
                            <w:rPr>
                              <w:rFonts w:ascii="Cambria Math" w:hAnsi="Cambria Math"/>
                            </w:rPr>
                          </w:rPrChange>
                        </w:rPr>
                        <m:t>A→B</m:t>
                      </m:r>
                      <m:r>
                        <w:ins w:id="788" w:author="Boyko, James" w:date="2025-06-15T07:35:00Z" w16du:dateUtc="2025-06-15T10:35:00Z">
                          <w:rPr>
                            <w:rFonts w:ascii="Cambria Math" w:hAnsi="Cambria Math"/>
                            <w:sz w:val="22"/>
                            <w:szCs w:val="22"/>
                            <w:rPrChange w:id="789" w:author="Boyko, James" w:date="2025-06-16T09:51:00Z" w16du:dateUtc="2025-06-16T12:51:00Z">
                              <w:rPr>
                                <w:rFonts w:ascii="Cambria Math" w:hAnsi="Cambria Math"/>
                              </w:rPr>
                            </w:rPrChange>
                          </w:rPr>
                          <m:t>)</m:t>
                        </w:ins>
                      </m:r>
                      <m:r>
                        <w:rPr>
                          <w:rFonts w:ascii="Cambria Math" w:hAnsi="Cambria Math"/>
                          <w:sz w:val="22"/>
                          <w:szCs w:val="22"/>
                          <w:rPrChange w:id="790"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791" w:author="Boyko, James" w:date="2025-06-16T09:51:00Z" w16du:dateUtc="2025-06-16T12:51:00Z">
                                <w:rPr>
                                  <w:rFonts w:ascii="Cambria Math" w:hAnsi="Cambria Math"/>
                                </w:rPr>
                              </w:rPrChange>
                            </w:rPr>
                            <m:t>X</m:t>
                          </m:r>
                        </m:e>
                        <m:sub>
                          <m:r>
                            <w:rPr>
                              <w:rFonts w:ascii="Cambria Math" w:hAnsi="Cambria Math"/>
                              <w:sz w:val="22"/>
                              <w:szCs w:val="22"/>
                              <w:rPrChange w:id="792"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793"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794" w:author="Boyko, James" w:date="2025-06-16T09:51:00Z" w16du:dateUtc="2025-06-16T12:51:00Z">
                            <w:rPr>
                              <w:rFonts w:ascii="Cambria Math" w:hAnsi="Cambria Math"/>
                            </w:rPr>
                          </w:rPrChange>
                        </w:rPr>
                        <m:t>X</m:t>
                      </m:r>
                    </m:e>
                    <m:sub>
                      <m:r>
                        <w:rPr>
                          <w:rFonts w:ascii="Cambria Math" w:hAnsi="Cambria Math"/>
                          <w:sz w:val="22"/>
                          <w:szCs w:val="22"/>
                          <w:rPrChange w:id="795"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796" w:author="Boyko, James" w:date="2025-06-16T09:51:00Z" w16du:dateUtc="2025-06-16T12:51:00Z">
                            <w:rPr>
                              <w:rFonts w:ascii="Cambria Math" w:hAnsi="Cambria Math"/>
                            </w:rPr>
                          </w:rPrChange>
                        </w:rPr>
                        <m:t>q</m:t>
                      </m:r>
                    </m:e>
                    <m:sub>
                      <m:r>
                        <w:ins w:id="797" w:author="Boyko, James" w:date="2025-06-15T07:34:00Z" w16du:dateUtc="2025-06-15T10:34:00Z">
                          <w:rPr>
                            <w:rFonts w:ascii="Cambria Math" w:hAnsi="Cambria Math"/>
                            <w:sz w:val="22"/>
                            <w:szCs w:val="22"/>
                            <w:rPrChange w:id="798" w:author="Boyko, James" w:date="2025-06-16T09:51:00Z" w16du:dateUtc="2025-06-16T12:51: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799" w:author="Boyko, James" w:date="2025-06-16T09:51:00Z" w16du:dateUtc="2025-06-16T12:51:00Z">
                                <w:rPr>
                                  <w:rFonts w:ascii="Cambria Math" w:hAnsi="Cambria Math"/>
                                </w:rPr>
                              </w:rPrChange>
                            </w:rPr>
                            <m:t>X</m:t>
                          </m:r>
                        </m:e>
                        <m:sub>
                          <m:r>
                            <w:rPr>
                              <w:rFonts w:ascii="Cambria Math" w:hAnsi="Cambria Math"/>
                              <w:sz w:val="22"/>
                              <w:szCs w:val="22"/>
                              <w:rPrChange w:id="800" w:author="Boyko, James" w:date="2025-06-16T09:51:00Z" w16du:dateUtc="2025-06-16T12:51:00Z">
                                <w:rPr>
                                  <w:rFonts w:ascii="Cambria Math" w:hAnsi="Cambria Math"/>
                                </w:rPr>
                              </w:rPrChange>
                            </w:rPr>
                            <m:t>1</m:t>
                          </m:r>
                        </m:sub>
                      </m:sSub>
                      <m:r>
                        <w:rPr>
                          <w:rFonts w:ascii="Cambria Math" w:hAnsi="Cambria Math"/>
                          <w:sz w:val="22"/>
                          <w:szCs w:val="22"/>
                          <w:rPrChange w:id="801"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02" w:author="Boyko, James" w:date="2025-06-16T09:51:00Z" w16du:dateUtc="2025-06-16T12:51:00Z">
                                <w:rPr>
                                  <w:rFonts w:ascii="Cambria Math" w:hAnsi="Cambria Math"/>
                                </w:rPr>
                              </w:rPrChange>
                            </w:rPr>
                            <m:t>X</m:t>
                          </m:r>
                        </m:e>
                        <m:sub>
                          <m:r>
                            <w:rPr>
                              <w:rFonts w:ascii="Cambria Math" w:hAnsi="Cambria Math"/>
                              <w:sz w:val="22"/>
                              <w:szCs w:val="22"/>
                              <w:rPrChange w:id="803" w:author="Boyko, James" w:date="2025-06-16T09:51:00Z" w16du:dateUtc="2025-06-16T12:51:00Z">
                                <w:rPr>
                                  <w:rFonts w:ascii="Cambria Math" w:hAnsi="Cambria Math"/>
                                </w:rPr>
                              </w:rPrChange>
                            </w:rPr>
                            <m:t>0</m:t>
                          </m:r>
                        </m:sub>
                      </m:sSub>
                      <m:r>
                        <w:ins w:id="804" w:author="Boyko, James" w:date="2025-06-15T07:34:00Z" w16du:dateUtc="2025-06-15T10:34:00Z">
                          <w:rPr>
                            <w:rFonts w:ascii="Cambria Math" w:hAnsi="Cambria Math"/>
                            <w:sz w:val="22"/>
                            <w:szCs w:val="22"/>
                            <w:rPrChange w:id="805" w:author="Boyko, James" w:date="2025-06-16T09:51:00Z" w16du:dateUtc="2025-06-16T12:51:00Z">
                              <w:rPr>
                                <w:rFonts w:ascii="Cambria Math" w:hAnsi="Cambria Math"/>
                              </w:rPr>
                            </w:rPrChange>
                          </w:rPr>
                          <m:t>)</m:t>
                        </w:ins>
                      </m:r>
                      <m:r>
                        <w:rPr>
                          <w:rFonts w:ascii="Cambria Math" w:hAnsi="Cambria Math"/>
                          <w:sz w:val="22"/>
                          <w:szCs w:val="22"/>
                          <w:rPrChange w:id="806" w:author="Boyko, James" w:date="2025-06-16T09:51:00Z" w16du:dateUtc="2025-06-16T12:51:00Z">
                            <w:rPr>
                              <w:rFonts w:ascii="Cambria Math" w:hAnsi="Cambria Math"/>
                            </w:rPr>
                          </w:rPrChange>
                        </w:rPr>
                        <m:t>|A</m:t>
                      </m:r>
                    </m:sub>
                  </m:sSub>
                </m:e>
                <m:e>
                  <m:r>
                    <m:rPr>
                      <m:lit/>
                      <m:nor/>
                    </m:rPr>
                    <w:rPr>
                      <w:rFonts w:ascii="Cambria Math" w:hAnsi="Cambria Math"/>
                      <w:sz w:val="22"/>
                      <w:szCs w:val="22"/>
                      <w:rPrChange w:id="807"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808"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09" w:author="Boyko, James" w:date="2025-06-16T09:51:00Z" w16du:dateUtc="2025-06-16T12:51:00Z">
                            <w:rPr>
                              <w:rFonts w:ascii="Cambria Math" w:hAnsi="Cambria Math"/>
                            </w:rPr>
                          </w:rPrChange>
                        </w:rPr>
                        <m:t>q</m:t>
                      </m:r>
                    </m:e>
                    <m:sub>
                      <m:r>
                        <w:ins w:id="810" w:author="Boyko, James" w:date="2025-06-15T07:33:00Z" w16du:dateUtc="2025-06-15T10:33:00Z">
                          <w:rPr>
                            <w:rFonts w:ascii="Cambria Math" w:hAnsi="Cambria Math"/>
                            <w:sz w:val="22"/>
                            <w:szCs w:val="22"/>
                            <w:rPrChange w:id="811" w:author="Boyko, James" w:date="2025-06-16T09:51:00Z" w16du:dateUtc="2025-06-16T12:51:00Z">
                              <w:rPr>
                                <w:rFonts w:ascii="Cambria Math" w:hAnsi="Cambria Math"/>
                              </w:rPr>
                            </w:rPrChange>
                          </w:rPr>
                          <m:t>(</m:t>
                        </w:ins>
                      </m:r>
                      <m:r>
                        <w:rPr>
                          <w:rFonts w:ascii="Cambria Math" w:hAnsi="Cambria Math"/>
                          <w:sz w:val="22"/>
                          <w:szCs w:val="22"/>
                          <w:rPrChange w:id="812" w:author="Boyko, James" w:date="2025-06-16T09:51:00Z" w16du:dateUtc="2025-06-16T12:51:00Z">
                            <w:rPr>
                              <w:rFonts w:ascii="Cambria Math" w:hAnsi="Cambria Math"/>
                            </w:rPr>
                          </w:rPrChange>
                        </w:rPr>
                        <m:t>A→B</m:t>
                      </m:r>
                      <m:r>
                        <w:ins w:id="813" w:author="Boyko, James" w:date="2025-06-15T07:33:00Z" w16du:dateUtc="2025-06-15T10:33:00Z">
                          <w:rPr>
                            <w:rFonts w:ascii="Cambria Math" w:hAnsi="Cambria Math"/>
                            <w:sz w:val="22"/>
                            <w:szCs w:val="22"/>
                            <w:rPrChange w:id="814" w:author="Boyko, James" w:date="2025-06-16T09:51:00Z" w16du:dateUtc="2025-06-16T12:51:00Z">
                              <w:rPr>
                                <w:rFonts w:ascii="Cambria Math" w:hAnsi="Cambria Math"/>
                              </w:rPr>
                            </w:rPrChange>
                          </w:rPr>
                          <m:t>)</m:t>
                        </w:ins>
                      </m:r>
                      <m:r>
                        <w:rPr>
                          <w:rFonts w:ascii="Cambria Math" w:hAnsi="Cambria Math"/>
                          <w:sz w:val="22"/>
                          <w:szCs w:val="22"/>
                          <w:rPrChange w:id="815"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16" w:author="Boyko, James" w:date="2025-06-16T09:51:00Z" w16du:dateUtc="2025-06-16T12:51:00Z">
                                <w:rPr>
                                  <w:rFonts w:ascii="Cambria Math" w:hAnsi="Cambria Math"/>
                                </w:rPr>
                              </w:rPrChange>
                            </w:rPr>
                            <m:t>X</m:t>
                          </m:r>
                        </m:e>
                        <m:sub>
                          <m:r>
                            <w:rPr>
                              <w:rFonts w:ascii="Cambria Math" w:hAnsi="Cambria Math"/>
                              <w:sz w:val="22"/>
                              <w:szCs w:val="22"/>
                              <w:rPrChange w:id="817" w:author="Boyko, James" w:date="2025-06-16T09:51:00Z" w16du:dateUtc="2025-06-16T12:51: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818" w:author="Boyko, James" w:date="2025-06-16T09:51:00Z" w16du:dateUtc="2025-06-16T12:51:00Z">
                            <w:rPr>
                              <w:rFonts w:ascii="Cambria Math" w:hAnsi="Cambria Math"/>
                            </w:rPr>
                          </w:rPrChange>
                        </w:rPr>
                        <m:t>X</m:t>
                      </m:r>
                    </m:e>
                    <m:sub>
                      <m:r>
                        <w:rPr>
                          <w:rFonts w:ascii="Cambria Math" w:hAnsi="Cambria Math"/>
                          <w:sz w:val="22"/>
                          <w:szCs w:val="22"/>
                          <w:rPrChange w:id="819"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820" w:author="Boyko, James" w:date="2025-06-16T09:51:00Z" w16du:dateUtc="2025-06-16T12:51:00Z">
                            <w:rPr>
                              <w:rFonts w:ascii="Cambria Math" w:hAnsi="Cambria Math"/>
                            </w:rPr>
                          </w:rPrChange>
                        </w:rPr>
                        <m:t>q</m:t>
                      </m:r>
                    </m:e>
                    <m:sub>
                      <m:r>
                        <w:ins w:id="821" w:author="Boyko, James" w:date="2025-06-15T07:34:00Z" w16du:dateUtc="2025-06-15T10:34:00Z">
                          <w:rPr>
                            <w:rFonts w:ascii="Cambria Math" w:hAnsi="Cambria Math"/>
                            <w:sz w:val="22"/>
                            <w:szCs w:val="22"/>
                            <w:rPrChange w:id="822" w:author="Boyko, James" w:date="2025-06-16T09:51:00Z" w16du:dateUtc="2025-06-16T12:51:00Z">
                              <w:rPr>
                                <w:rFonts w:ascii="Cambria Math" w:hAnsi="Cambria Math"/>
                              </w:rPr>
                            </w:rPrChange>
                          </w:rPr>
                          <m:t>(</m:t>
                        </w:ins>
                      </m:r>
                      <m:r>
                        <w:rPr>
                          <w:rFonts w:ascii="Cambria Math" w:hAnsi="Cambria Math"/>
                          <w:sz w:val="22"/>
                          <w:szCs w:val="22"/>
                          <w:rPrChange w:id="823" w:author="Boyko, James" w:date="2025-06-16T09:51:00Z" w16du:dateUtc="2025-06-16T12:51:00Z">
                            <w:rPr>
                              <w:rFonts w:ascii="Cambria Math" w:hAnsi="Cambria Math"/>
                            </w:rPr>
                          </w:rPrChange>
                        </w:rPr>
                        <m:t>B→A</m:t>
                      </m:r>
                      <m:r>
                        <w:ins w:id="824" w:author="Boyko, James" w:date="2025-06-15T07:34:00Z" w16du:dateUtc="2025-06-15T10:34:00Z">
                          <w:rPr>
                            <w:rFonts w:ascii="Cambria Math" w:hAnsi="Cambria Math"/>
                            <w:sz w:val="22"/>
                            <w:szCs w:val="22"/>
                            <w:rPrChange w:id="825" w:author="Boyko, James" w:date="2025-06-16T09:51:00Z" w16du:dateUtc="2025-06-16T12:51:00Z">
                              <w:rPr>
                                <w:rFonts w:ascii="Cambria Math" w:hAnsi="Cambria Math"/>
                              </w:rPr>
                            </w:rPrChange>
                          </w:rPr>
                          <m:t>)</m:t>
                        </w:ins>
                      </m:r>
                      <m:r>
                        <w:rPr>
                          <w:rFonts w:ascii="Cambria Math" w:hAnsi="Cambria Math"/>
                          <w:sz w:val="22"/>
                          <w:szCs w:val="22"/>
                          <w:rPrChange w:id="82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27" w:author="Boyko, James" w:date="2025-06-16T09:51:00Z" w16du:dateUtc="2025-06-16T12:51:00Z">
                                <w:rPr>
                                  <w:rFonts w:ascii="Cambria Math" w:hAnsi="Cambria Math"/>
                                </w:rPr>
                              </w:rPrChange>
                            </w:rPr>
                            <m:t>X</m:t>
                          </m:r>
                        </m:e>
                        <m:sub>
                          <m:r>
                            <w:rPr>
                              <w:rFonts w:ascii="Cambria Math" w:hAnsi="Cambria Math"/>
                              <w:sz w:val="22"/>
                              <w:szCs w:val="22"/>
                              <w:rPrChange w:id="828"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829"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830"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31"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832" w:author="Boyko, James" w:date="2025-06-15T07:35:00Z" w16du:dateUtc="2025-06-15T10:35:00Z">
                              <w:rPr>
                                <w:rFonts w:ascii="Cambria Math" w:hAnsi="Cambria Math"/>
                                <w:sz w:val="22"/>
                                <w:szCs w:val="22"/>
                                <w:rPrChange w:id="833" w:author="Boyko, James" w:date="2025-06-16T09:51:00Z" w16du:dateUtc="2025-06-16T12:51:00Z">
                                  <w:rPr>
                                    <w:rFonts w:ascii="Cambria Math" w:hAnsi="Cambria Math"/>
                                  </w:rPr>
                                </w:rPrChange>
                              </w:rPr>
                              <m:t>(</m:t>
                            </w:ins>
                          </m:r>
                          <m:r>
                            <w:rPr>
                              <w:rFonts w:ascii="Cambria Math" w:hAnsi="Cambria Math"/>
                              <w:sz w:val="22"/>
                              <w:szCs w:val="22"/>
                              <w:rPrChange w:id="834" w:author="Boyko, James" w:date="2025-06-16T09:51:00Z" w16du:dateUtc="2025-06-16T12:51:00Z">
                                <w:rPr>
                                  <w:rFonts w:ascii="Cambria Math" w:hAnsi="Cambria Math"/>
                                </w:rPr>
                              </w:rPrChange>
                            </w:rPr>
                            <m:t>X</m:t>
                          </m:r>
                        </m:e>
                        <m:sub>
                          <m:r>
                            <w:rPr>
                              <w:rFonts w:ascii="Cambria Math" w:hAnsi="Cambria Math"/>
                              <w:sz w:val="22"/>
                              <w:szCs w:val="22"/>
                              <w:rPrChange w:id="835" w:author="Boyko, James" w:date="2025-06-16T09:51:00Z" w16du:dateUtc="2025-06-16T12:51:00Z">
                                <w:rPr>
                                  <w:rFonts w:ascii="Cambria Math" w:hAnsi="Cambria Math"/>
                                </w:rPr>
                              </w:rPrChange>
                            </w:rPr>
                            <m:t>0</m:t>
                          </m:r>
                        </m:sub>
                      </m:sSub>
                      <m:r>
                        <w:rPr>
                          <w:rFonts w:ascii="Cambria Math" w:hAnsi="Cambria Math"/>
                          <w:sz w:val="22"/>
                          <w:szCs w:val="22"/>
                          <w:rPrChange w:id="83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37" w:author="Boyko, James" w:date="2025-06-16T09:51:00Z" w16du:dateUtc="2025-06-16T12:51:00Z">
                                <w:rPr>
                                  <w:rFonts w:ascii="Cambria Math" w:hAnsi="Cambria Math"/>
                                </w:rPr>
                              </w:rPrChange>
                            </w:rPr>
                            <m:t>X</m:t>
                          </m:r>
                        </m:e>
                        <m:sub>
                          <m:r>
                            <w:rPr>
                              <w:rFonts w:ascii="Cambria Math" w:hAnsi="Cambria Math"/>
                              <w:sz w:val="22"/>
                              <w:szCs w:val="22"/>
                              <w:rPrChange w:id="838" w:author="Boyko, James" w:date="2025-06-16T09:51:00Z" w16du:dateUtc="2025-06-16T12:51:00Z">
                                <w:rPr>
                                  <w:rFonts w:ascii="Cambria Math" w:hAnsi="Cambria Math"/>
                                </w:rPr>
                              </w:rPrChange>
                            </w:rPr>
                            <m:t>1</m:t>
                          </m:r>
                        </m:sub>
                      </m:sSub>
                      <m:r>
                        <w:ins w:id="839" w:author="Boyko, James" w:date="2025-06-15T07:35:00Z" w16du:dateUtc="2025-06-15T10:35:00Z">
                          <w:rPr>
                            <w:rFonts w:ascii="Cambria Math" w:hAnsi="Cambria Math"/>
                            <w:sz w:val="22"/>
                            <w:szCs w:val="22"/>
                            <w:rPrChange w:id="840" w:author="Boyko, James" w:date="2025-06-16T09:51:00Z" w16du:dateUtc="2025-06-16T12:51:00Z">
                              <w:rPr>
                                <w:rFonts w:ascii="Cambria Math" w:hAnsi="Cambria Math"/>
                              </w:rPr>
                            </w:rPrChange>
                          </w:rPr>
                          <m:t>)</m:t>
                        </w:ins>
                      </m:r>
                      <m:r>
                        <w:rPr>
                          <w:rFonts w:ascii="Cambria Math" w:hAnsi="Cambria Math"/>
                          <w:sz w:val="22"/>
                          <w:szCs w:val="22"/>
                          <w:rPrChange w:id="841" w:author="Boyko, James" w:date="2025-06-16T09:51:00Z" w16du:dateUtc="2025-06-16T12:51:00Z">
                            <w:rPr>
                              <w:rFonts w:ascii="Cambria Math" w:hAnsi="Cambria Math"/>
                            </w:rPr>
                          </w:rPrChange>
                        </w:rPr>
                        <m:t>|B</m:t>
                      </m:r>
                    </m:sub>
                  </m:sSub>
                </m:e>
              </m:mr>
              <m:mr>
                <m:e>
                  <m:sSub>
                    <m:sSubPr>
                      <m:ctrlPr>
                        <w:rPr>
                          <w:rFonts w:ascii="Cambria Math" w:hAnsi="Cambria Math"/>
                          <w:sz w:val="22"/>
                          <w:szCs w:val="22"/>
                        </w:rPr>
                      </m:ctrlPr>
                    </m:sSubPr>
                    <m:e>
                      <m:r>
                        <w:rPr>
                          <w:rFonts w:ascii="Cambria Math" w:hAnsi="Cambria Math"/>
                          <w:sz w:val="22"/>
                          <w:szCs w:val="22"/>
                          <w:rPrChange w:id="842" w:author="Boyko, James" w:date="2025-06-16T09:51:00Z" w16du:dateUtc="2025-06-16T12:51:00Z">
                            <w:rPr>
                              <w:rFonts w:ascii="Cambria Math" w:hAnsi="Cambria Math"/>
                            </w:rPr>
                          </w:rPrChange>
                        </w:rPr>
                        <m:t>X</m:t>
                      </m:r>
                    </m:e>
                    <m:sub>
                      <m:r>
                        <w:rPr>
                          <w:rFonts w:ascii="Cambria Math" w:hAnsi="Cambria Math"/>
                          <w:sz w:val="22"/>
                          <w:szCs w:val="22"/>
                          <w:rPrChange w:id="843" w:author="Boyko, James" w:date="2025-06-16T09:51:00Z" w16du:dateUtc="2025-06-16T12:51:00Z">
                            <w:rPr>
                              <w:rFonts w:ascii="Cambria Math" w:hAnsi="Cambria Math"/>
                            </w:rPr>
                          </w:rPrChange>
                        </w:rPr>
                        <m:t>1B</m:t>
                      </m:r>
                    </m:sub>
                  </m:sSub>
                </m:e>
                <m:e>
                  <m:r>
                    <m:rPr>
                      <m:lit/>
                      <m:nor/>
                    </m:rPr>
                    <w:rPr>
                      <w:rFonts w:ascii="Cambria Math" w:hAnsi="Cambria Math"/>
                      <w:sz w:val="22"/>
                      <w:szCs w:val="22"/>
                      <w:rPrChange w:id="844"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45" w:author="Boyko, James" w:date="2025-06-16T09:51:00Z" w16du:dateUtc="2025-06-16T12:51:00Z">
                            <w:rPr>
                              <w:rFonts w:ascii="Cambria Math" w:hAnsi="Cambria Math"/>
                            </w:rPr>
                          </w:rPrChange>
                        </w:rPr>
                        <m:t>q</m:t>
                      </m:r>
                    </m:e>
                    <m:sub>
                      <m:r>
                        <w:ins w:id="846" w:author="Boyko, James" w:date="2025-06-15T07:34:00Z" w16du:dateUtc="2025-06-15T10:34:00Z">
                          <w:rPr>
                            <w:rFonts w:ascii="Cambria Math" w:hAnsi="Cambria Math"/>
                            <w:sz w:val="22"/>
                            <w:szCs w:val="22"/>
                            <w:rPrChange w:id="847" w:author="Boyko, James" w:date="2025-06-16T09:51:00Z" w16du:dateUtc="2025-06-16T12:51:00Z">
                              <w:rPr>
                                <w:rFonts w:ascii="Cambria Math" w:hAnsi="Cambria Math"/>
                              </w:rPr>
                            </w:rPrChange>
                          </w:rPr>
                          <m:t>(</m:t>
                        </w:ins>
                      </m:r>
                      <m:r>
                        <w:rPr>
                          <w:rFonts w:ascii="Cambria Math" w:hAnsi="Cambria Math"/>
                          <w:sz w:val="22"/>
                          <w:szCs w:val="22"/>
                          <w:rPrChange w:id="848" w:author="Boyko, James" w:date="2025-06-16T09:51:00Z" w16du:dateUtc="2025-06-16T12:51:00Z">
                            <w:rPr>
                              <w:rFonts w:ascii="Cambria Math" w:hAnsi="Cambria Math"/>
                            </w:rPr>
                          </w:rPrChange>
                        </w:rPr>
                        <m:t>B→A</m:t>
                      </m:r>
                      <m:r>
                        <w:ins w:id="849" w:author="Boyko, James" w:date="2025-06-15T07:34:00Z" w16du:dateUtc="2025-06-15T10:34:00Z">
                          <w:rPr>
                            <w:rFonts w:ascii="Cambria Math" w:hAnsi="Cambria Math"/>
                            <w:sz w:val="22"/>
                            <w:szCs w:val="22"/>
                            <w:rPrChange w:id="850" w:author="Boyko, James" w:date="2025-06-16T09:51:00Z" w16du:dateUtc="2025-06-16T12:51:00Z">
                              <w:rPr>
                                <w:rFonts w:ascii="Cambria Math" w:hAnsi="Cambria Math"/>
                              </w:rPr>
                            </w:rPrChange>
                          </w:rPr>
                          <m:t>)</m:t>
                        </w:ins>
                      </m:r>
                      <m:r>
                        <w:rPr>
                          <w:rFonts w:ascii="Cambria Math" w:hAnsi="Cambria Math"/>
                          <w:sz w:val="22"/>
                          <w:szCs w:val="22"/>
                          <w:rPrChange w:id="851"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52" w:author="Boyko, James" w:date="2025-06-16T09:51:00Z" w16du:dateUtc="2025-06-16T12:51:00Z">
                                <w:rPr>
                                  <w:rFonts w:ascii="Cambria Math" w:hAnsi="Cambria Math"/>
                                </w:rPr>
                              </w:rPrChange>
                            </w:rPr>
                            <m:t>X</m:t>
                          </m:r>
                        </m:e>
                        <m:sub>
                          <m:r>
                            <w:rPr>
                              <w:rFonts w:ascii="Cambria Math" w:hAnsi="Cambria Math"/>
                              <w:sz w:val="22"/>
                              <w:szCs w:val="22"/>
                              <w:rPrChange w:id="853" w:author="Boyko, James" w:date="2025-06-16T09:51:00Z" w16du:dateUtc="2025-06-16T12:51: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854"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855" w:author="Boyko, James" w:date="2025-06-15T07:34:00Z" w16du:dateUtc="2025-06-15T10:34:00Z">
                              <w:rPr>
                                <w:rFonts w:ascii="Cambria Math" w:hAnsi="Cambria Math"/>
                                <w:sz w:val="22"/>
                                <w:szCs w:val="22"/>
                                <w:rPrChange w:id="856" w:author="Boyko, James" w:date="2025-06-16T09:51:00Z" w16du:dateUtc="2025-06-16T12:51:00Z">
                                  <w:rPr>
                                    <w:rFonts w:ascii="Cambria Math" w:hAnsi="Cambria Math"/>
                                  </w:rPr>
                                </w:rPrChange>
                              </w:rPr>
                              <m:t>(</m:t>
                            </w:ins>
                          </m:r>
                          <m:r>
                            <w:rPr>
                              <w:rFonts w:ascii="Cambria Math" w:hAnsi="Cambria Math"/>
                              <w:sz w:val="22"/>
                              <w:szCs w:val="22"/>
                              <w:rPrChange w:id="857" w:author="Boyko, James" w:date="2025-06-16T09:51:00Z" w16du:dateUtc="2025-06-16T12:51:00Z">
                                <w:rPr>
                                  <w:rFonts w:ascii="Cambria Math" w:hAnsi="Cambria Math"/>
                                </w:rPr>
                              </w:rPrChange>
                            </w:rPr>
                            <m:t>X</m:t>
                          </m:r>
                        </m:e>
                        <m:sub>
                          <m:r>
                            <w:rPr>
                              <w:rFonts w:ascii="Cambria Math" w:hAnsi="Cambria Math"/>
                              <w:sz w:val="22"/>
                              <w:szCs w:val="22"/>
                              <w:rPrChange w:id="858" w:author="Boyko, James" w:date="2025-06-16T09:51:00Z" w16du:dateUtc="2025-06-16T12:51:00Z">
                                <w:rPr>
                                  <w:rFonts w:ascii="Cambria Math" w:hAnsi="Cambria Math"/>
                                </w:rPr>
                              </w:rPrChange>
                            </w:rPr>
                            <m:t>1</m:t>
                          </m:r>
                        </m:sub>
                      </m:sSub>
                      <m:r>
                        <w:rPr>
                          <w:rFonts w:ascii="Cambria Math" w:hAnsi="Cambria Math"/>
                          <w:sz w:val="22"/>
                          <w:szCs w:val="22"/>
                          <w:rPrChange w:id="859"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60" w:author="Boyko, James" w:date="2025-06-16T09:51:00Z" w16du:dateUtc="2025-06-16T12:51:00Z">
                                <w:rPr>
                                  <w:rFonts w:ascii="Cambria Math" w:hAnsi="Cambria Math"/>
                                </w:rPr>
                              </w:rPrChange>
                            </w:rPr>
                            <m:t>X</m:t>
                          </m:r>
                        </m:e>
                        <m:sub>
                          <m:r>
                            <w:rPr>
                              <w:rFonts w:ascii="Cambria Math" w:hAnsi="Cambria Math"/>
                              <w:sz w:val="22"/>
                              <w:szCs w:val="22"/>
                              <w:rPrChange w:id="861" w:author="Boyko, James" w:date="2025-06-16T09:51:00Z" w16du:dateUtc="2025-06-16T12:51:00Z">
                                <w:rPr>
                                  <w:rFonts w:ascii="Cambria Math" w:hAnsi="Cambria Math"/>
                                </w:rPr>
                              </w:rPrChange>
                            </w:rPr>
                            <m:t>0</m:t>
                          </m:r>
                        </m:sub>
                      </m:sSub>
                      <m:r>
                        <w:ins w:id="862" w:author="Boyko, James" w:date="2025-06-15T07:34:00Z" w16du:dateUtc="2025-06-15T10:34:00Z">
                          <w:rPr>
                            <w:rFonts w:ascii="Cambria Math" w:hAnsi="Cambria Math"/>
                            <w:sz w:val="22"/>
                            <w:szCs w:val="22"/>
                            <w:rPrChange w:id="863" w:author="Boyko, James" w:date="2025-06-16T09:51:00Z" w16du:dateUtc="2025-06-16T12:51:00Z">
                              <w:rPr>
                                <w:rFonts w:ascii="Cambria Math" w:hAnsi="Cambria Math"/>
                              </w:rPr>
                            </w:rPrChange>
                          </w:rPr>
                          <m:t>)</m:t>
                        </w:ins>
                      </m:r>
                      <m:r>
                        <w:rPr>
                          <w:rFonts w:ascii="Cambria Math" w:hAnsi="Cambria Math"/>
                          <w:sz w:val="22"/>
                          <w:szCs w:val="22"/>
                          <w:rPrChange w:id="864" w:author="Boyko, James" w:date="2025-06-16T09:51:00Z" w16du:dateUtc="2025-06-16T12:51:00Z">
                            <w:rPr>
                              <w:rFonts w:ascii="Cambria Math" w:hAnsi="Cambria Math"/>
                            </w:rPr>
                          </w:rPrChange>
                        </w:rPr>
                        <m:t>|B</m:t>
                      </m:r>
                    </m:sub>
                  </m:sSub>
                </m:e>
                <m:e>
                  <m:r>
                    <m:rPr>
                      <m:lit/>
                      <m:nor/>
                    </m:rPr>
                    <w:rPr>
                      <w:rFonts w:ascii="Cambria Math" w:hAnsi="Cambria Math"/>
                      <w:sz w:val="22"/>
                      <w:szCs w:val="22"/>
                      <w:rPrChange w:id="865" w:author="Boyko, James" w:date="2025-06-16T09:51:00Z" w16du:dateUtc="2025-06-16T12:51:00Z">
                        <w:rPr>
                          <w:rFonts w:ascii="Cambria Math" w:hAnsi="Cambria Math"/>
                        </w:rPr>
                      </w:rPrChange>
                    </w:rPr>
                    <m:t xml:space="preserve">    -</m:t>
                  </m:r>
                </m:e>
              </m:mr>
            </m:m>
            <m:r>
              <w:ins w:id="866" w:author="Boyko, James" w:date="2025-06-16T09:51:00Z" w16du:dateUtc="2025-06-16T12:51:00Z">
                <w:rPr>
                  <w:rFonts w:ascii="Cambria Math" w:hAnsi="Cambria Math"/>
                  <w:sz w:val="22"/>
                  <w:szCs w:val="22"/>
                  <w:rPrChange w:id="867" w:author="Boyko, James" w:date="2025-06-16T09:51:00Z" w16du:dateUtc="2025-06-16T12:51:00Z">
                    <w:rPr>
                      <w:rFonts w:ascii="Cambria Math" w:hAnsi="Cambria Math"/>
                    </w:rPr>
                  </w:rPrChange>
                </w:rPr>
                <m:t>=</m:t>
              </w:ins>
            </m:r>
            <m:m>
              <m:mPr>
                <m:mcs>
                  <m:mc>
                    <m:mcPr>
                      <m:count m:val="5"/>
                      <m:mcJc m:val="center"/>
                    </m:mcPr>
                  </m:mc>
                </m:mcs>
                <m:ctrlPr>
                  <w:ins w:id="868" w:author="Boyko, James" w:date="2025-06-16T09:51:00Z" w16du:dateUtc="2025-06-16T12:51:00Z">
                    <w:rPr>
                      <w:rFonts w:ascii="Cambria Math" w:hAnsi="Cambria Math"/>
                      <w:sz w:val="22"/>
                      <w:szCs w:val="22"/>
                    </w:rPr>
                  </w:ins>
                </m:ctrlPr>
              </m:mPr>
              <m:mr>
                <m:e>
                  <m:r>
                    <w:ins w:id="869" w:author="Boyko, James" w:date="2025-06-16T09:51:00Z" w16du:dateUtc="2025-06-16T12:51:00Z">
                      <m:rPr>
                        <m:lit/>
                        <m:nor/>
                      </m:rPr>
                      <w:rPr>
                        <w:rFonts w:ascii="Cambria Math" w:hAnsi="Cambria Math"/>
                        <w:sz w:val="22"/>
                        <w:szCs w:val="22"/>
                        <w:rPrChange w:id="870" w:author="Boyko, James" w:date="2025-06-16T09:51:00Z" w16du:dateUtc="2025-06-16T12:51:00Z">
                          <w:rPr>
                            <w:rFonts w:ascii="Cambria Math" w:hAnsi="Cambria Math"/>
                          </w:rPr>
                        </w:rPrChange>
                      </w:rPr>
                      <m:t xml:space="preserve">    </m:t>
                    </w:ins>
                  </m:r>
                </m:e>
                <m:e>
                  <m:sSub>
                    <m:sSubPr>
                      <m:ctrlPr>
                        <w:ins w:id="871" w:author="Boyko, James" w:date="2025-06-16T09:51:00Z" w16du:dateUtc="2025-06-16T12:51:00Z">
                          <w:rPr>
                            <w:rFonts w:ascii="Cambria Math" w:hAnsi="Cambria Math"/>
                            <w:sz w:val="22"/>
                            <w:szCs w:val="22"/>
                          </w:rPr>
                        </w:ins>
                      </m:ctrlPr>
                    </m:sSubPr>
                    <m:e>
                      <m:r>
                        <w:ins w:id="872" w:author="Boyko, James" w:date="2025-06-16T09:51:00Z" w16du:dateUtc="2025-06-16T12:51:00Z">
                          <w:rPr>
                            <w:rFonts w:ascii="Cambria Math" w:hAnsi="Cambria Math"/>
                            <w:sz w:val="22"/>
                            <w:szCs w:val="22"/>
                            <w:rPrChange w:id="873" w:author="Boyko, James" w:date="2025-06-16T09:51:00Z" w16du:dateUtc="2025-06-16T12:51:00Z">
                              <w:rPr>
                                <w:rFonts w:ascii="Cambria Math" w:hAnsi="Cambria Math"/>
                              </w:rPr>
                            </w:rPrChange>
                          </w:rPr>
                          <m:t>X</m:t>
                        </w:ins>
                      </m:r>
                    </m:e>
                    <m:sub>
                      <m:r>
                        <w:ins w:id="874" w:author="Boyko, James" w:date="2025-06-16T09:51:00Z" w16du:dateUtc="2025-06-16T12:51:00Z">
                          <w:rPr>
                            <w:rFonts w:ascii="Cambria Math" w:hAnsi="Cambria Math"/>
                            <w:sz w:val="22"/>
                            <w:szCs w:val="22"/>
                            <w:rPrChange w:id="875" w:author="Boyko, James" w:date="2025-06-16T09:51:00Z" w16du:dateUtc="2025-06-16T12:51:00Z">
                              <w:rPr>
                                <w:rFonts w:ascii="Cambria Math" w:hAnsi="Cambria Math"/>
                              </w:rPr>
                            </w:rPrChange>
                          </w:rPr>
                          <m:t>0A</m:t>
                        </w:ins>
                      </m:r>
                    </m:sub>
                  </m:sSub>
                </m:e>
                <m:e>
                  <m:sSub>
                    <m:sSubPr>
                      <m:ctrlPr>
                        <w:ins w:id="876" w:author="Boyko, James" w:date="2025-06-16T09:51:00Z" w16du:dateUtc="2025-06-16T12:51:00Z">
                          <w:rPr>
                            <w:rFonts w:ascii="Cambria Math" w:hAnsi="Cambria Math"/>
                            <w:sz w:val="22"/>
                            <w:szCs w:val="22"/>
                          </w:rPr>
                        </w:ins>
                      </m:ctrlPr>
                    </m:sSubPr>
                    <m:e>
                      <m:r>
                        <w:ins w:id="877" w:author="Boyko, James" w:date="2025-06-16T09:51:00Z" w16du:dateUtc="2025-06-16T12:51:00Z">
                          <w:rPr>
                            <w:rFonts w:ascii="Cambria Math" w:hAnsi="Cambria Math"/>
                            <w:sz w:val="22"/>
                            <w:szCs w:val="22"/>
                            <w:rPrChange w:id="878" w:author="Boyko, James" w:date="2025-06-16T09:51:00Z" w16du:dateUtc="2025-06-16T12:51:00Z">
                              <w:rPr>
                                <w:rFonts w:ascii="Cambria Math" w:hAnsi="Cambria Math"/>
                              </w:rPr>
                            </w:rPrChange>
                          </w:rPr>
                          <m:t>X</m:t>
                        </w:ins>
                      </m:r>
                    </m:e>
                    <m:sub>
                      <m:r>
                        <w:ins w:id="879" w:author="Boyko, James" w:date="2025-06-16T09:51:00Z" w16du:dateUtc="2025-06-16T12:51:00Z">
                          <w:rPr>
                            <w:rFonts w:ascii="Cambria Math" w:hAnsi="Cambria Math"/>
                            <w:sz w:val="22"/>
                            <w:szCs w:val="22"/>
                            <w:rPrChange w:id="880" w:author="Boyko, James" w:date="2025-06-16T09:51:00Z" w16du:dateUtc="2025-06-16T12:51:00Z">
                              <w:rPr>
                                <w:rFonts w:ascii="Cambria Math" w:hAnsi="Cambria Math"/>
                              </w:rPr>
                            </w:rPrChange>
                          </w:rPr>
                          <m:t>1A</m:t>
                        </w:ins>
                      </m:r>
                    </m:sub>
                  </m:sSub>
                </m:e>
                <m:e>
                  <m:sSub>
                    <m:sSubPr>
                      <m:ctrlPr>
                        <w:ins w:id="881" w:author="Boyko, James" w:date="2025-06-16T09:51:00Z" w16du:dateUtc="2025-06-16T12:51:00Z">
                          <w:rPr>
                            <w:rFonts w:ascii="Cambria Math" w:hAnsi="Cambria Math"/>
                            <w:sz w:val="22"/>
                            <w:szCs w:val="22"/>
                          </w:rPr>
                        </w:ins>
                      </m:ctrlPr>
                    </m:sSubPr>
                    <m:e>
                      <m:r>
                        <w:ins w:id="882" w:author="Boyko, James" w:date="2025-06-16T09:51:00Z" w16du:dateUtc="2025-06-16T12:51:00Z">
                          <w:rPr>
                            <w:rFonts w:ascii="Cambria Math" w:hAnsi="Cambria Math"/>
                            <w:sz w:val="22"/>
                            <w:szCs w:val="22"/>
                            <w:rPrChange w:id="883" w:author="Boyko, James" w:date="2025-06-16T09:51:00Z" w16du:dateUtc="2025-06-16T12:51:00Z">
                              <w:rPr>
                                <w:rFonts w:ascii="Cambria Math" w:hAnsi="Cambria Math"/>
                              </w:rPr>
                            </w:rPrChange>
                          </w:rPr>
                          <m:t>X</m:t>
                        </w:ins>
                      </m:r>
                    </m:e>
                    <m:sub>
                      <m:r>
                        <w:ins w:id="884" w:author="Boyko, James" w:date="2025-06-16T09:51:00Z" w16du:dateUtc="2025-06-16T12:51:00Z">
                          <w:rPr>
                            <w:rFonts w:ascii="Cambria Math" w:hAnsi="Cambria Math"/>
                            <w:sz w:val="22"/>
                            <w:szCs w:val="22"/>
                            <w:rPrChange w:id="885" w:author="Boyko, James" w:date="2025-06-16T09:51:00Z" w16du:dateUtc="2025-06-16T12:51:00Z">
                              <w:rPr>
                                <w:rFonts w:ascii="Cambria Math" w:hAnsi="Cambria Math"/>
                              </w:rPr>
                            </w:rPrChange>
                          </w:rPr>
                          <m:t>0B</m:t>
                        </w:ins>
                      </m:r>
                    </m:sub>
                  </m:sSub>
                </m:e>
                <m:e>
                  <m:sSub>
                    <m:sSubPr>
                      <m:ctrlPr>
                        <w:ins w:id="886" w:author="Boyko, James" w:date="2025-06-16T09:51:00Z" w16du:dateUtc="2025-06-16T12:51:00Z">
                          <w:rPr>
                            <w:rFonts w:ascii="Cambria Math" w:hAnsi="Cambria Math"/>
                            <w:sz w:val="22"/>
                            <w:szCs w:val="22"/>
                          </w:rPr>
                        </w:ins>
                      </m:ctrlPr>
                    </m:sSubPr>
                    <m:e>
                      <m:r>
                        <w:ins w:id="887" w:author="Boyko, James" w:date="2025-06-16T09:51:00Z" w16du:dateUtc="2025-06-16T12:51:00Z">
                          <w:rPr>
                            <w:rFonts w:ascii="Cambria Math" w:hAnsi="Cambria Math"/>
                            <w:sz w:val="22"/>
                            <w:szCs w:val="22"/>
                            <w:rPrChange w:id="888" w:author="Boyko, James" w:date="2025-06-16T09:51:00Z" w16du:dateUtc="2025-06-16T12:51:00Z">
                              <w:rPr>
                                <w:rFonts w:ascii="Cambria Math" w:hAnsi="Cambria Math"/>
                              </w:rPr>
                            </w:rPrChange>
                          </w:rPr>
                          <m:t>X</m:t>
                        </w:ins>
                      </m:r>
                    </m:e>
                    <m:sub>
                      <m:r>
                        <w:ins w:id="889" w:author="Boyko, James" w:date="2025-06-16T09:51:00Z" w16du:dateUtc="2025-06-16T12:51:00Z">
                          <w:rPr>
                            <w:rFonts w:ascii="Cambria Math" w:hAnsi="Cambria Math"/>
                            <w:sz w:val="22"/>
                            <w:szCs w:val="22"/>
                            <w:rPrChange w:id="890" w:author="Boyko, James" w:date="2025-06-16T09:51:00Z" w16du:dateUtc="2025-06-16T12:51:00Z">
                              <w:rPr>
                                <w:rFonts w:ascii="Cambria Math" w:hAnsi="Cambria Math"/>
                              </w:rPr>
                            </w:rPrChange>
                          </w:rPr>
                          <m:t>1B</m:t>
                        </w:ins>
                      </m:r>
                    </m:sub>
                  </m:sSub>
                </m:e>
              </m:mr>
              <m:mr>
                <m:e>
                  <m:sSub>
                    <m:sSubPr>
                      <m:ctrlPr>
                        <w:ins w:id="891" w:author="Boyko, James" w:date="2025-06-16T09:51:00Z" w16du:dateUtc="2025-06-16T12:51:00Z">
                          <w:rPr>
                            <w:rFonts w:ascii="Cambria Math" w:hAnsi="Cambria Math"/>
                            <w:sz w:val="22"/>
                            <w:szCs w:val="22"/>
                          </w:rPr>
                        </w:ins>
                      </m:ctrlPr>
                    </m:sSubPr>
                    <m:e>
                      <m:r>
                        <w:ins w:id="892" w:author="Boyko, James" w:date="2025-06-16T09:51:00Z" w16du:dateUtc="2025-06-16T12:51:00Z">
                          <w:rPr>
                            <w:rFonts w:ascii="Cambria Math" w:hAnsi="Cambria Math"/>
                            <w:sz w:val="22"/>
                            <w:szCs w:val="22"/>
                            <w:rPrChange w:id="893" w:author="Boyko, James" w:date="2025-06-16T09:51:00Z" w16du:dateUtc="2025-06-16T12:51:00Z">
                              <w:rPr>
                                <w:rFonts w:ascii="Cambria Math" w:hAnsi="Cambria Math"/>
                              </w:rPr>
                            </w:rPrChange>
                          </w:rPr>
                          <m:t>X</m:t>
                        </w:ins>
                      </m:r>
                    </m:e>
                    <m:sub>
                      <m:r>
                        <w:ins w:id="894" w:author="Boyko, James" w:date="2025-06-16T09:51:00Z" w16du:dateUtc="2025-06-16T12:51:00Z">
                          <w:rPr>
                            <w:rFonts w:ascii="Cambria Math" w:hAnsi="Cambria Math"/>
                            <w:sz w:val="22"/>
                            <w:szCs w:val="22"/>
                            <w:rPrChange w:id="895" w:author="Boyko, James" w:date="2025-06-16T09:51:00Z" w16du:dateUtc="2025-06-16T12:51:00Z">
                              <w:rPr>
                                <w:rFonts w:ascii="Cambria Math" w:hAnsi="Cambria Math"/>
                              </w:rPr>
                            </w:rPrChange>
                          </w:rPr>
                          <m:t>0A</m:t>
                        </w:ins>
                      </m:r>
                    </m:sub>
                  </m:sSub>
                </m:e>
                <m:e>
                  <m:r>
                    <w:ins w:id="896" w:author="Boyko, James" w:date="2025-06-16T09:51:00Z" w16du:dateUtc="2025-06-16T12:51:00Z">
                      <m:rPr>
                        <m:lit/>
                        <m:nor/>
                      </m:rPr>
                      <w:rPr>
                        <w:rFonts w:ascii="Cambria Math" w:hAnsi="Cambria Math"/>
                        <w:sz w:val="22"/>
                        <w:szCs w:val="22"/>
                        <w:rPrChange w:id="897" w:author="Boyko, James" w:date="2025-06-16T09:51:00Z" w16du:dateUtc="2025-06-16T12:51:00Z">
                          <w:rPr>
                            <w:rFonts w:ascii="Cambria Math" w:hAnsi="Cambria Math"/>
                          </w:rPr>
                        </w:rPrChange>
                      </w:rPr>
                      <m:t xml:space="preserve">    -</m:t>
                    </w:ins>
                  </m:r>
                </m:e>
                <m:e>
                  <m:sSub>
                    <m:sSubPr>
                      <m:ctrlPr>
                        <w:ins w:id="898" w:author="Boyko, James" w:date="2025-06-16T09:51:00Z" w16du:dateUtc="2025-06-16T12:51:00Z">
                          <w:rPr>
                            <w:rFonts w:ascii="Cambria Math" w:hAnsi="Cambria Math"/>
                            <w:i/>
                            <w:sz w:val="22"/>
                            <w:szCs w:val="22"/>
                          </w:rPr>
                        </w:ins>
                      </m:ctrlPr>
                    </m:sSubPr>
                    <m:e>
                      <m:r>
                        <w:ins w:id="899" w:author="Boyko, James" w:date="2025-06-16T09:52:00Z" w16du:dateUtc="2025-06-16T12:52:00Z">
                          <w:rPr>
                            <w:rFonts w:ascii="Cambria Math" w:hAnsi="Cambria Math"/>
                            <w:sz w:val="22"/>
                            <w:szCs w:val="22"/>
                          </w:rPr>
                          <m:t>q</m:t>
                        </w:ins>
                      </m:r>
                    </m:e>
                    <m:sub>
                      <m:r>
                        <w:ins w:id="900" w:author="Boyko, James" w:date="2025-06-16T09:52:00Z" w16du:dateUtc="2025-06-16T12:52:00Z">
                          <w:rPr>
                            <w:rFonts w:ascii="Cambria Math" w:hAnsi="Cambria Math"/>
                            <w:sz w:val="22"/>
                            <w:szCs w:val="22"/>
                          </w:rPr>
                          <m:t>12</m:t>
                        </w:ins>
                      </m:r>
                    </m:sub>
                  </m:sSub>
                </m:e>
                <m:e>
                  <m:sSub>
                    <m:sSubPr>
                      <m:ctrlPr>
                        <w:ins w:id="901" w:author="Boyko, James" w:date="2025-06-16T09:51:00Z" w16du:dateUtc="2025-06-16T12:51:00Z">
                          <w:rPr>
                            <w:rFonts w:ascii="Cambria Math" w:hAnsi="Cambria Math"/>
                            <w:sz w:val="22"/>
                            <w:szCs w:val="22"/>
                          </w:rPr>
                        </w:ins>
                      </m:ctrlPr>
                    </m:sSubPr>
                    <m:e>
                      <m:r>
                        <w:ins w:id="902" w:author="Boyko, James" w:date="2025-06-16T09:52:00Z" w16du:dateUtc="2025-06-16T12:52:00Z">
                          <w:rPr>
                            <w:rFonts w:ascii="Cambria Math" w:hAnsi="Cambria Math"/>
                            <w:sz w:val="22"/>
                            <w:szCs w:val="22"/>
                          </w:rPr>
                          <m:t>q</m:t>
                        </w:ins>
                      </m:r>
                    </m:e>
                    <m:sub>
                      <m:r>
                        <w:ins w:id="903" w:author="Boyko, James" w:date="2025-06-16T09:52:00Z" w16du:dateUtc="2025-06-16T12:52:00Z">
                          <w:rPr>
                            <w:rFonts w:ascii="Cambria Math" w:hAnsi="Cambria Math"/>
                            <w:sz w:val="22"/>
                            <w:szCs w:val="22"/>
                          </w:rPr>
                          <m:t>13</m:t>
                        </w:ins>
                      </m:r>
                    </m:sub>
                  </m:sSub>
                </m:e>
                <m:e>
                  <m:r>
                    <w:ins w:id="904" w:author="Boyko, James" w:date="2025-06-16T09:51:00Z" w16du:dateUtc="2025-06-16T12:51:00Z">
                      <m:rPr>
                        <m:lit/>
                        <m:nor/>
                      </m:rPr>
                      <w:rPr>
                        <w:rFonts w:ascii="Cambria Math" w:hAnsi="Cambria Math"/>
                        <w:sz w:val="22"/>
                        <w:szCs w:val="22"/>
                        <w:rPrChange w:id="905" w:author="Boyko, James" w:date="2025-06-16T09:51:00Z" w16du:dateUtc="2025-06-16T12:51:00Z">
                          <w:rPr>
                            <w:rFonts w:ascii="Cambria Math" w:hAnsi="Cambria Math"/>
                          </w:rPr>
                        </w:rPrChange>
                      </w:rPr>
                      <m:t xml:space="preserve">    -</m:t>
                    </w:ins>
                  </m:r>
                </m:e>
              </m:mr>
              <m:mr>
                <m:e>
                  <m:sSub>
                    <m:sSubPr>
                      <m:ctrlPr>
                        <w:ins w:id="906" w:author="Boyko, James" w:date="2025-06-16T09:51:00Z" w16du:dateUtc="2025-06-16T12:51:00Z">
                          <w:rPr>
                            <w:rFonts w:ascii="Cambria Math" w:hAnsi="Cambria Math"/>
                            <w:sz w:val="22"/>
                            <w:szCs w:val="22"/>
                          </w:rPr>
                        </w:ins>
                      </m:ctrlPr>
                    </m:sSubPr>
                    <m:e>
                      <m:r>
                        <w:ins w:id="907" w:author="Boyko, James" w:date="2025-06-16T09:51:00Z" w16du:dateUtc="2025-06-16T12:51:00Z">
                          <w:rPr>
                            <w:rFonts w:ascii="Cambria Math" w:hAnsi="Cambria Math"/>
                            <w:sz w:val="22"/>
                            <w:szCs w:val="22"/>
                            <w:rPrChange w:id="908" w:author="Boyko, James" w:date="2025-06-16T09:51:00Z" w16du:dateUtc="2025-06-16T12:51:00Z">
                              <w:rPr>
                                <w:rFonts w:ascii="Cambria Math" w:hAnsi="Cambria Math"/>
                              </w:rPr>
                            </w:rPrChange>
                          </w:rPr>
                          <m:t>X</m:t>
                        </w:ins>
                      </m:r>
                    </m:e>
                    <m:sub>
                      <m:r>
                        <w:ins w:id="909" w:author="Boyko, James" w:date="2025-06-16T09:51:00Z" w16du:dateUtc="2025-06-16T12:51:00Z">
                          <w:rPr>
                            <w:rFonts w:ascii="Cambria Math" w:hAnsi="Cambria Math"/>
                            <w:sz w:val="22"/>
                            <w:szCs w:val="22"/>
                            <w:rPrChange w:id="910" w:author="Boyko, James" w:date="2025-06-16T09:51:00Z" w16du:dateUtc="2025-06-16T12:51:00Z">
                              <w:rPr>
                                <w:rFonts w:ascii="Cambria Math" w:hAnsi="Cambria Math"/>
                              </w:rPr>
                            </w:rPrChange>
                          </w:rPr>
                          <m:t>1A</m:t>
                        </w:ins>
                      </m:r>
                    </m:sub>
                  </m:sSub>
                </m:e>
                <m:e>
                  <m:sSub>
                    <m:sSubPr>
                      <m:ctrlPr>
                        <w:ins w:id="911" w:author="Boyko, James" w:date="2025-06-16T09:51:00Z" w16du:dateUtc="2025-06-16T12:51:00Z">
                          <w:rPr>
                            <w:rFonts w:ascii="Cambria Math" w:hAnsi="Cambria Math"/>
                            <w:sz w:val="22"/>
                            <w:szCs w:val="22"/>
                          </w:rPr>
                        </w:ins>
                      </m:ctrlPr>
                    </m:sSubPr>
                    <m:e>
                      <m:r>
                        <w:ins w:id="912" w:author="Boyko, James" w:date="2025-06-16T09:51:00Z" w16du:dateUtc="2025-06-16T12:51:00Z">
                          <w:rPr>
                            <w:rFonts w:ascii="Cambria Math" w:hAnsi="Cambria Math"/>
                            <w:sz w:val="22"/>
                            <w:szCs w:val="22"/>
                            <w:rPrChange w:id="913" w:author="Boyko, James" w:date="2025-06-16T09:51:00Z" w16du:dateUtc="2025-06-16T12:51:00Z">
                              <w:rPr>
                                <w:rFonts w:ascii="Cambria Math" w:hAnsi="Cambria Math"/>
                              </w:rPr>
                            </w:rPrChange>
                          </w:rPr>
                          <m:t>q</m:t>
                        </w:ins>
                      </m:r>
                    </m:e>
                    <m:sub>
                      <m:r>
                        <w:ins w:id="914" w:author="Boyko, James" w:date="2025-06-16T09:52:00Z" w16du:dateUtc="2025-06-16T12:52:00Z">
                          <w:rPr>
                            <w:rFonts w:ascii="Cambria Math" w:hAnsi="Cambria Math"/>
                            <w:sz w:val="22"/>
                            <w:szCs w:val="22"/>
                          </w:rPr>
                          <m:t>21</m:t>
                        </w:ins>
                      </m:r>
                    </m:sub>
                  </m:sSub>
                </m:e>
                <m:e>
                  <m:r>
                    <w:ins w:id="915" w:author="Boyko, James" w:date="2025-06-16T09:51:00Z" w16du:dateUtc="2025-06-16T12:51:00Z">
                      <m:rPr>
                        <m:lit/>
                        <m:nor/>
                      </m:rPr>
                      <w:rPr>
                        <w:rFonts w:ascii="Cambria Math" w:hAnsi="Cambria Math"/>
                        <w:sz w:val="22"/>
                        <w:szCs w:val="22"/>
                        <w:rPrChange w:id="916" w:author="Boyko, James" w:date="2025-06-16T09:51:00Z" w16du:dateUtc="2025-06-16T12:51:00Z">
                          <w:rPr>
                            <w:rFonts w:ascii="Cambria Math" w:hAnsi="Cambria Math"/>
                          </w:rPr>
                        </w:rPrChange>
                      </w:rPr>
                      <m:t xml:space="preserve">    -</m:t>
                    </w:ins>
                  </m:r>
                </m:e>
                <m:e>
                  <m:r>
                    <w:ins w:id="917" w:author="Boyko, James" w:date="2025-06-16T09:51:00Z" w16du:dateUtc="2025-06-16T12:51:00Z">
                      <m:rPr>
                        <m:lit/>
                        <m:nor/>
                      </m:rPr>
                      <w:rPr>
                        <w:rFonts w:ascii="Cambria Math" w:hAnsi="Cambria Math"/>
                        <w:sz w:val="22"/>
                        <w:szCs w:val="22"/>
                        <w:rPrChange w:id="918" w:author="Boyko, James" w:date="2025-06-16T09:51:00Z" w16du:dateUtc="2025-06-16T12:51:00Z">
                          <w:rPr>
                            <w:rFonts w:ascii="Cambria Math" w:hAnsi="Cambria Math"/>
                          </w:rPr>
                        </w:rPrChange>
                      </w:rPr>
                      <m:t xml:space="preserve">    -</m:t>
                    </w:ins>
                  </m:r>
                </m:e>
                <m:e>
                  <m:sSub>
                    <m:sSubPr>
                      <m:ctrlPr>
                        <w:ins w:id="919" w:author="Boyko, James" w:date="2025-06-16T09:51:00Z" w16du:dateUtc="2025-06-16T12:51:00Z">
                          <w:rPr>
                            <w:rFonts w:ascii="Cambria Math" w:hAnsi="Cambria Math"/>
                            <w:sz w:val="22"/>
                            <w:szCs w:val="22"/>
                          </w:rPr>
                        </w:ins>
                      </m:ctrlPr>
                    </m:sSubPr>
                    <m:e>
                      <m:r>
                        <w:ins w:id="920" w:author="Boyko, James" w:date="2025-06-16T09:51:00Z" w16du:dateUtc="2025-06-16T12:51:00Z">
                          <w:rPr>
                            <w:rFonts w:ascii="Cambria Math" w:hAnsi="Cambria Math"/>
                            <w:sz w:val="22"/>
                            <w:szCs w:val="22"/>
                            <w:rPrChange w:id="921" w:author="Boyko, James" w:date="2025-06-16T09:51:00Z" w16du:dateUtc="2025-06-16T12:51:00Z">
                              <w:rPr>
                                <w:rFonts w:ascii="Cambria Math" w:hAnsi="Cambria Math"/>
                              </w:rPr>
                            </w:rPrChange>
                          </w:rPr>
                          <m:t>q</m:t>
                        </w:ins>
                      </m:r>
                    </m:e>
                    <m:sub>
                      <m:r>
                        <w:ins w:id="922" w:author="Boyko, James" w:date="2025-06-16T09:52:00Z" w16du:dateUtc="2025-06-16T12:52:00Z">
                          <w:rPr>
                            <w:rFonts w:ascii="Cambria Math" w:hAnsi="Cambria Math"/>
                            <w:sz w:val="22"/>
                            <w:szCs w:val="22"/>
                          </w:rPr>
                          <m:t>24</m:t>
                        </w:ins>
                      </m:r>
                    </m:sub>
                  </m:sSub>
                </m:e>
              </m:mr>
              <m:mr>
                <m:e>
                  <m:sSub>
                    <m:sSubPr>
                      <m:ctrlPr>
                        <w:ins w:id="923" w:author="Boyko, James" w:date="2025-06-16T09:51:00Z" w16du:dateUtc="2025-06-16T12:51:00Z">
                          <w:rPr>
                            <w:rFonts w:ascii="Cambria Math" w:hAnsi="Cambria Math"/>
                            <w:sz w:val="22"/>
                            <w:szCs w:val="22"/>
                          </w:rPr>
                        </w:ins>
                      </m:ctrlPr>
                    </m:sSubPr>
                    <m:e>
                      <m:r>
                        <w:ins w:id="924" w:author="Boyko, James" w:date="2025-06-16T09:51:00Z" w16du:dateUtc="2025-06-16T12:51:00Z">
                          <w:rPr>
                            <w:rFonts w:ascii="Cambria Math" w:hAnsi="Cambria Math"/>
                            <w:sz w:val="22"/>
                            <w:szCs w:val="22"/>
                            <w:rPrChange w:id="925" w:author="Boyko, James" w:date="2025-06-16T09:51:00Z" w16du:dateUtc="2025-06-16T12:51:00Z">
                              <w:rPr>
                                <w:rFonts w:ascii="Cambria Math" w:hAnsi="Cambria Math"/>
                              </w:rPr>
                            </w:rPrChange>
                          </w:rPr>
                          <m:t>X</m:t>
                        </w:ins>
                      </m:r>
                    </m:e>
                    <m:sub>
                      <m:r>
                        <w:ins w:id="926" w:author="Boyko, James" w:date="2025-06-16T09:51:00Z" w16du:dateUtc="2025-06-16T12:51:00Z">
                          <w:rPr>
                            <w:rFonts w:ascii="Cambria Math" w:hAnsi="Cambria Math"/>
                            <w:sz w:val="22"/>
                            <w:szCs w:val="22"/>
                            <w:rPrChange w:id="927" w:author="Boyko, James" w:date="2025-06-16T09:51:00Z" w16du:dateUtc="2025-06-16T12:51:00Z">
                              <w:rPr>
                                <w:rFonts w:ascii="Cambria Math" w:hAnsi="Cambria Math"/>
                              </w:rPr>
                            </w:rPrChange>
                          </w:rPr>
                          <m:t>0B</m:t>
                        </w:ins>
                      </m:r>
                    </m:sub>
                  </m:sSub>
                </m:e>
                <m:e>
                  <m:sSub>
                    <m:sSubPr>
                      <m:ctrlPr>
                        <w:ins w:id="928" w:author="Boyko, James" w:date="2025-06-16T09:51:00Z" w16du:dateUtc="2025-06-16T12:51:00Z">
                          <w:rPr>
                            <w:rFonts w:ascii="Cambria Math" w:hAnsi="Cambria Math"/>
                            <w:sz w:val="22"/>
                            <w:szCs w:val="22"/>
                          </w:rPr>
                        </w:ins>
                      </m:ctrlPr>
                    </m:sSubPr>
                    <m:e>
                      <m:r>
                        <w:ins w:id="929" w:author="Boyko, James" w:date="2025-06-16T09:51:00Z" w16du:dateUtc="2025-06-16T12:51:00Z">
                          <w:rPr>
                            <w:rFonts w:ascii="Cambria Math" w:hAnsi="Cambria Math"/>
                            <w:sz w:val="22"/>
                            <w:szCs w:val="22"/>
                            <w:rPrChange w:id="930" w:author="Boyko, James" w:date="2025-06-16T09:51:00Z" w16du:dateUtc="2025-06-16T12:51:00Z">
                              <w:rPr>
                                <w:rFonts w:ascii="Cambria Math" w:hAnsi="Cambria Math"/>
                              </w:rPr>
                            </w:rPrChange>
                          </w:rPr>
                          <m:t>q</m:t>
                        </w:ins>
                      </m:r>
                    </m:e>
                    <m:sub>
                      <m:r>
                        <w:ins w:id="931" w:author="Boyko, James" w:date="2025-06-16T09:52:00Z" w16du:dateUtc="2025-06-16T12:52:00Z">
                          <w:rPr>
                            <w:rFonts w:ascii="Cambria Math" w:hAnsi="Cambria Math"/>
                            <w:sz w:val="22"/>
                            <w:szCs w:val="22"/>
                          </w:rPr>
                          <m:t>31</m:t>
                        </w:ins>
                      </m:r>
                    </m:sub>
                  </m:sSub>
                </m:e>
                <m:e>
                  <m:r>
                    <w:ins w:id="932" w:author="Boyko, James" w:date="2025-06-16T09:51:00Z" w16du:dateUtc="2025-06-16T12:51:00Z">
                      <m:rPr>
                        <m:lit/>
                        <m:nor/>
                      </m:rPr>
                      <w:rPr>
                        <w:rFonts w:ascii="Cambria Math" w:hAnsi="Cambria Math"/>
                        <w:sz w:val="22"/>
                        <w:szCs w:val="22"/>
                        <w:rPrChange w:id="933" w:author="Boyko, James" w:date="2025-06-16T09:51:00Z" w16du:dateUtc="2025-06-16T12:51:00Z">
                          <w:rPr>
                            <w:rFonts w:ascii="Cambria Math" w:hAnsi="Cambria Math"/>
                          </w:rPr>
                        </w:rPrChange>
                      </w:rPr>
                      <m:t xml:space="preserve">    -</m:t>
                    </w:ins>
                  </m:r>
                </m:e>
                <m:e>
                  <m:r>
                    <w:ins w:id="934" w:author="Boyko, James" w:date="2025-06-16T09:51:00Z" w16du:dateUtc="2025-06-16T12:51:00Z">
                      <m:rPr>
                        <m:lit/>
                        <m:nor/>
                      </m:rPr>
                      <w:rPr>
                        <w:rFonts w:ascii="Cambria Math" w:hAnsi="Cambria Math"/>
                        <w:sz w:val="22"/>
                        <w:szCs w:val="22"/>
                        <w:rPrChange w:id="935" w:author="Boyko, James" w:date="2025-06-16T09:51:00Z" w16du:dateUtc="2025-06-16T12:51:00Z">
                          <w:rPr>
                            <w:rFonts w:ascii="Cambria Math" w:hAnsi="Cambria Math"/>
                          </w:rPr>
                        </w:rPrChange>
                      </w:rPr>
                      <m:t xml:space="preserve">    -</m:t>
                    </w:ins>
                  </m:r>
                </m:e>
                <m:e>
                  <m:sSub>
                    <m:sSubPr>
                      <m:ctrlPr>
                        <w:ins w:id="936" w:author="Boyko, James" w:date="2025-06-16T09:51:00Z" w16du:dateUtc="2025-06-16T12:51:00Z">
                          <w:rPr>
                            <w:rFonts w:ascii="Cambria Math" w:hAnsi="Cambria Math"/>
                            <w:sz w:val="22"/>
                            <w:szCs w:val="22"/>
                          </w:rPr>
                        </w:ins>
                      </m:ctrlPr>
                    </m:sSubPr>
                    <m:e>
                      <m:r>
                        <w:ins w:id="937" w:author="Boyko, James" w:date="2025-06-16T09:51:00Z" w16du:dateUtc="2025-06-16T12:51:00Z">
                          <w:rPr>
                            <w:rFonts w:ascii="Cambria Math" w:hAnsi="Cambria Math"/>
                            <w:sz w:val="22"/>
                            <w:szCs w:val="22"/>
                            <w:rPrChange w:id="938" w:author="Boyko, James" w:date="2025-06-16T09:51:00Z" w16du:dateUtc="2025-06-16T12:51:00Z">
                              <w:rPr>
                                <w:rFonts w:ascii="Cambria Math" w:hAnsi="Cambria Math"/>
                              </w:rPr>
                            </w:rPrChange>
                          </w:rPr>
                          <m:t>q</m:t>
                        </w:ins>
                      </m:r>
                    </m:e>
                    <m:sub>
                      <m:r>
                        <w:ins w:id="939" w:author="Boyko, James" w:date="2025-06-16T09:52:00Z" w16du:dateUtc="2025-06-16T12:52:00Z">
                          <w:rPr>
                            <w:rFonts w:ascii="Cambria Math" w:hAnsi="Cambria Math"/>
                            <w:sz w:val="22"/>
                            <w:szCs w:val="22"/>
                          </w:rPr>
                          <m:t>34</m:t>
                        </w:ins>
                      </m:r>
                    </m:sub>
                  </m:sSub>
                </m:e>
              </m:mr>
              <m:mr>
                <m:e>
                  <m:sSub>
                    <m:sSubPr>
                      <m:ctrlPr>
                        <w:ins w:id="940" w:author="Boyko, James" w:date="2025-06-16T09:51:00Z" w16du:dateUtc="2025-06-16T12:51:00Z">
                          <w:rPr>
                            <w:rFonts w:ascii="Cambria Math" w:hAnsi="Cambria Math"/>
                            <w:sz w:val="22"/>
                            <w:szCs w:val="22"/>
                          </w:rPr>
                        </w:ins>
                      </m:ctrlPr>
                    </m:sSubPr>
                    <m:e>
                      <m:r>
                        <w:ins w:id="941" w:author="Boyko, James" w:date="2025-06-16T09:51:00Z" w16du:dateUtc="2025-06-16T12:51:00Z">
                          <w:rPr>
                            <w:rFonts w:ascii="Cambria Math" w:hAnsi="Cambria Math"/>
                            <w:sz w:val="22"/>
                            <w:szCs w:val="22"/>
                            <w:rPrChange w:id="942" w:author="Boyko, James" w:date="2025-06-16T09:51:00Z" w16du:dateUtc="2025-06-16T12:51:00Z">
                              <w:rPr>
                                <w:rFonts w:ascii="Cambria Math" w:hAnsi="Cambria Math"/>
                              </w:rPr>
                            </w:rPrChange>
                          </w:rPr>
                          <m:t>X</m:t>
                        </w:ins>
                      </m:r>
                    </m:e>
                    <m:sub>
                      <m:r>
                        <w:ins w:id="943" w:author="Boyko, James" w:date="2025-06-16T09:51:00Z" w16du:dateUtc="2025-06-16T12:51:00Z">
                          <w:rPr>
                            <w:rFonts w:ascii="Cambria Math" w:hAnsi="Cambria Math"/>
                            <w:sz w:val="22"/>
                            <w:szCs w:val="22"/>
                            <w:rPrChange w:id="944" w:author="Boyko, James" w:date="2025-06-16T09:51:00Z" w16du:dateUtc="2025-06-16T12:51:00Z">
                              <w:rPr>
                                <w:rFonts w:ascii="Cambria Math" w:hAnsi="Cambria Math"/>
                              </w:rPr>
                            </w:rPrChange>
                          </w:rPr>
                          <m:t>1B</m:t>
                        </w:ins>
                      </m:r>
                    </m:sub>
                  </m:sSub>
                </m:e>
                <m:e>
                  <m:r>
                    <w:ins w:id="945" w:author="Boyko, James" w:date="2025-06-16T09:51:00Z" w16du:dateUtc="2025-06-16T12:51:00Z">
                      <m:rPr>
                        <m:lit/>
                        <m:nor/>
                      </m:rPr>
                      <w:rPr>
                        <w:rFonts w:ascii="Cambria Math" w:hAnsi="Cambria Math"/>
                        <w:sz w:val="22"/>
                        <w:szCs w:val="22"/>
                        <w:rPrChange w:id="946" w:author="Boyko, James" w:date="2025-06-16T09:51:00Z" w16du:dateUtc="2025-06-16T12:51:00Z">
                          <w:rPr>
                            <w:rFonts w:ascii="Cambria Math" w:hAnsi="Cambria Math"/>
                          </w:rPr>
                        </w:rPrChange>
                      </w:rPr>
                      <m:t xml:space="preserve">    -</m:t>
                    </w:ins>
                  </m:r>
                </m:e>
                <m:e>
                  <m:sSub>
                    <m:sSubPr>
                      <m:ctrlPr>
                        <w:ins w:id="947" w:author="Boyko, James" w:date="2025-06-16T09:51:00Z" w16du:dateUtc="2025-06-16T12:51:00Z">
                          <w:rPr>
                            <w:rFonts w:ascii="Cambria Math" w:hAnsi="Cambria Math"/>
                            <w:sz w:val="22"/>
                            <w:szCs w:val="22"/>
                          </w:rPr>
                        </w:ins>
                      </m:ctrlPr>
                    </m:sSubPr>
                    <m:e>
                      <m:r>
                        <w:ins w:id="948" w:author="Boyko, James" w:date="2025-06-16T09:52:00Z" w16du:dateUtc="2025-06-16T12:52:00Z">
                          <w:rPr>
                            <w:rFonts w:ascii="Cambria Math" w:hAnsi="Cambria Math"/>
                            <w:sz w:val="22"/>
                            <w:szCs w:val="22"/>
                          </w:rPr>
                          <m:t>q</m:t>
                        </w:ins>
                      </m:r>
                    </m:e>
                    <m:sub>
                      <m:r>
                        <w:ins w:id="949" w:author="Boyko, James" w:date="2025-06-16T09:52:00Z" w16du:dateUtc="2025-06-16T12:52:00Z">
                          <w:rPr>
                            <w:rFonts w:ascii="Cambria Math" w:hAnsi="Cambria Math"/>
                            <w:sz w:val="22"/>
                            <w:szCs w:val="22"/>
                          </w:rPr>
                          <m:t>42</m:t>
                        </w:ins>
                      </m:r>
                    </m:sub>
                  </m:sSub>
                </m:e>
                <m:e>
                  <m:sSub>
                    <m:sSubPr>
                      <m:ctrlPr>
                        <w:ins w:id="950" w:author="Boyko, James" w:date="2025-06-16T09:51:00Z" w16du:dateUtc="2025-06-16T12:51:00Z">
                          <w:rPr>
                            <w:rFonts w:ascii="Cambria Math" w:hAnsi="Cambria Math"/>
                            <w:sz w:val="22"/>
                            <w:szCs w:val="22"/>
                          </w:rPr>
                        </w:ins>
                      </m:ctrlPr>
                    </m:sSubPr>
                    <m:e>
                      <m:r>
                        <w:ins w:id="951" w:author="Boyko, James" w:date="2025-06-16T09:51:00Z" w16du:dateUtc="2025-06-16T12:51:00Z">
                          <w:rPr>
                            <w:rFonts w:ascii="Cambria Math" w:hAnsi="Cambria Math"/>
                            <w:sz w:val="22"/>
                            <w:szCs w:val="22"/>
                            <w:rPrChange w:id="952" w:author="Boyko, James" w:date="2025-06-16T09:51:00Z" w16du:dateUtc="2025-06-16T12:51:00Z">
                              <w:rPr>
                                <w:rFonts w:ascii="Cambria Math" w:hAnsi="Cambria Math"/>
                              </w:rPr>
                            </w:rPrChange>
                          </w:rPr>
                          <m:t>q</m:t>
                        </w:ins>
                      </m:r>
                    </m:e>
                    <m:sub>
                      <m:r>
                        <w:ins w:id="953" w:author="Boyko, James" w:date="2025-06-16T09:52:00Z" w16du:dateUtc="2025-06-16T12:52:00Z">
                          <w:rPr>
                            <w:rFonts w:ascii="Cambria Math" w:hAnsi="Cambria Math"/>
                            <w:sz w:val="22"/>
                            <w:szCs w:val="22"/>
                          </w:rPr>
                          <m:t>43</m:t>
                        </w:ins>
                      </m:r>
                    </m:sub>
                  </m:sSub>
                </m:e>
                <m:e>
                  <m:r>
                    <w:ins w:id="954" w:author="Boyko, James" w:date="2025-06-16T09:51:00Z" w16du:dateUtc="2025-06-16T12:51:00Z">
                      <m:rPr>
                        <m:lit/>
                        <m:nor/>
                      </m:rPr>
                      <w:rPr>
                        <w:rFonts w:ascii="Cambria Math" w:hAnsi="Cambria Math"/>
                        <w:sz w:val="22"/>
                        <w:szCs w:val="22"/>
                        <w:rPrChange w:id="955" w:author="Boyko, James" w:date="2025-06-16T09:51:00Z" w16du:dateUtc="2025-06-16T12:51:00Z">
                          <w:rPr>
                            <w:rFonts w:ascii="Cambria Math" w:hAnsi="Cambria Math"/>
                          </w:rPr>
                        </w:rPrChange>
                      </w:rPr>
                      <m:t xml:space="preserve">    -</m:t>
                    </w:ins>
                  </m:r>
                </m:e>
              </m:mr>
            </m:m>
          </m:e>
        </m:d>
      </m:oMath>
      <w:r w:rsidRPr="00990AA7">
        <w:rPr>
          <w:rFonts w:ascii="Times New Roman" w:eastAsia="Times New Roman" w:hAnsi="Times New Roman" w:cs="Times New Roman"/>
        </w:rPr>
        <w:t xml:space="preserve"> </w:t>
      </w:r>
      <w:r w:rsidRPr="00990AA7">
        <w:rPr>
          <w:rFonts w:ascii="Times New Roman" w:eastAsia="Times New Roman" w:hAnsi="Times New Roman" w:cs="Times New Roman"/>
          <w:i/>
          <w:iCs/>
        </w:rPr>
        <w:t xml:space="preserve"> </w:t>
      </w:r>
    </w:p>
    <w:p w14:paraId="36F7542F"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t>
      </w:r>
    </w:p>
    <w:p w14:paraId="49656C0F" w14:textId="2D325804"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Empirical example: concealed ovulation and mating systems in Old</w:t>
      </w:r>
      <w:del w:id="956" w:author="Boyko, James" w:date="2025-06-14T09:58:00Z" w16du:dateUtc="2025-06-14T12:58:00Z">
        <w:r w:rsidR="00591F47" w:rsidRPr="00990AA7" w:rsidDel="009475F5">
          <w:rPr>
            <w:rFonts w:ascii="Times New Roman" w:eastAsia="Times New Roman" w:hAnsi="Times New Roman" w:cs="Times New Roman"/>
            <w:i/>
            <w:iCs/>
          </w:rPr>
          <w:delText>-</w:delText>
        </w:r>
      </w:del>
      <w:ins w:id="957" w:author="Boyko, James" w:date="2025-06-14T09:58:00Z" w16du:dateUtc="2025-06-14T12:58:00Z">
        <w:r w:rsidR="009475F5">
          <w:rPr>
            <w:rFonts w:ascii="Times New Roman" w:eastAsia="Times New Roman" w:hAnsi="Times New Roman" w:cs="Times New Roman"/>
            <w:i/>
            <w:iCs/>
          </w:rPr>
          <w:t xml:space="preserve"> </w:t>
        </w:r>
      </w:ins>
      <w:r w:rsidRPr="00990AA7">
        <w:rPr>
          <w:rFonts w:ascii="Times New Roman" w:eastAsia="Times New Roman" w:hAnsi="Times New Roman" w:cs="Times New Roman"/>
          <w:i/>
          <w:iCs/>
        </w:rPr>
        <w:t>World monkeys</w:t>
      </w:r>
    </w:p>
    <w:p w14:paraId="52EF653F" w14:textId="59F88DC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w:t>
      </w:r>
      <w:r w:rsidR="00463AC4">
        <w:rPr>
          <w:rFonts w:ascii="Times New Roman" w:eastAsia="Times New Roman" w:hAnsi="Times New Roman" w:cs="Times New Roman"/>
        </w:rPr>
        <w:t xml:space="preserv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{"citationID":"5hr4QXsT","properties":{"formattedCitation":"(Sillen-Tullberg and Moller 1993)","plainCitation":"(Sillen-Tullberg and Moller 1993)","noteIndex":0},"citationItems":[{"id":915,"uris":["http://zotero.org/users/local/TCNekpWa/items/7292V3GE"],"itemData":{"id":915,"type":"article-journal","abstract":"Under the assumption that the absence of visual signs of ovulation (usually termed \"concealed ovulation\") is an adaptation in primates, there are two main hypotheses concerning the evolution of this trait: it is a means to promote paternal care and increase paternity confidence, and it is a means to confuse paternity issues and thereby improve male behavior toward (potential) offspring. The first hypothesis assumes that ovulatory signs have been lost under monogamy, and the second assumes a one- or multimale mating system. Data on mating systems and signs of ovulation, respectively, for extant taxa were parsimoniously mapped into phylogenetic trees that had been independently derived from systematic studies. The positions of change in ovulatory signs were then related to mating system in the phylogenies. Slight signs of ovulation and a multimale mating system, respectively, were inferred to be ancestral for anthropoid primates. Ovulatory signs were estimated to have disappeared 0-1 times under monogamy and 8-11 times in a nonmonogamous context. Thus, the second hypothesis receives the most support concerning the ultimate reason for the loss of ovulatory signs. On the other hand, monogamy was inferred to have evolved independently seven times in the anthropoid primates, four to six times in the absence of ovulatory signs, and one to three times in the presence of ovulatory signs. Thus, there is a linkage between absence of ovulatory signs and monogamy, but the temporal relationship is generally such that the lack of ovulatory signs is more likely to promote monogamy than monogamy is to promote a lack of ovulatory signs. These results imply that the function of the absence of ovulatory signs may have changed in lineages in which monogamy has evolved.","container-title":"The American Naturalist","DOI":"10.1086/285458","ISSN":"0003-0147","issue":"1","page":"1–25","title":"The Relationship between Concealed Ovulation and Mating Systems in Anthropoid Primates: A Phylogenetic Analysis","title-short":"The Relationship between Concealed Ovulation and Mating Systems in Anthropoid Primates","volume":"141","author":[{"family":"Sillen-Tullberg","given":"Birgitta"},{"family":"Moller","given":"Anders P."}],"issued":{"date-parts":[["1993",1]]}}}],"schema":"https://github.com/citation-style-language/schema/raw/master/csl-citation.json"}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(Sillen-Tullberg and Moller 1993)</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w:t>
      </w:r>
      <w:proofErr w:type="spellStart"/>
      <w:r w:rsidRPr="00990AA7">
        <w:rPr>
          <w:rFonts w:ascii="Times New Roman" w:eastAsia="Times New Roman" w:hAnsi="Times New Roman" w:cs="Times New Roman"/>
        </w:rPr>
        <w:t>nonmonogamous</w:t>
      </w:r>
      <w:proofErr w:type="spellEnd"/>
      <w:r w:rsidRPr="00990AA7">
        <w:rPr>
          <w:rFonts w:ascii="Times New Roman" w:eastAsia="Times New Roman" w:hAnsi="Times New Roman" w:cs="Times New Roman"/>
        </w:rPr>
        <w:t xml:space="preserve"> context and at most once in a monogamous context. In contrast, in their examination of this same question, Pagel and Meade (2006) found the common ancestor of all </w:t>
      </w:r>
      <w:r w:rsidR="00591F47" w:rsidRPr="00990AA7">
        <w:rPr>
          <w:rFonts w:ascii="Times New Roman" w:eastAsia="Times New Roman" w:hAnsi="Times New Roman" w:cs="Times New Roman"/>
        </w:rPr>
        <w:t>Old</w:t>
      </w:r>
      <w:del w:id="958" w:author="Boyko, James" w:date="2025-06-14T09:58:00Z" w16du:dateUtc="2025-06-14T12:58:00Z">
        <w:r w:rsidR="00591F47" w:rsidRPr="00990AA7" w:rsidDel="009475F5">
          <w:rPr>
            <w:rFonts w:ascii="Times New Roman" w:eastAsia="Times New Roman" w:hAnsi="Times New Roman" w:cs="Times New Roman"/>
          </w:rPr>
          <w:delText>-</w:delText>
        </w:r>
      </w:del>
      <w:ins w:id="959"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notwithstanding, estimating the ancestral state of the </w:t>
      </w:r>
      <w:r w:rsidR="00591F47" w:rsidRPr="00990AA7">
        <w:rPr>
          <w:rFonts w:ascii="Times New Roman" w:eastAsia="Times New Roman" w:hAnsi="Times New Roman" w:cs="Times New Roman"/>
        </w:rPr>
        <w:t>Old</w:t>
      </w:r>
      <w:del w:id="960" w:author="Boyko, James" w:date="2025-06-14T09:58:00Z" w16du:dateUtc="2025-06-14T12:58:00Z">
        <w:r w:rsidR="00591F47" w:rsidRPr="00990AA7" w:rsidDel="009475F5">
          <w:rPr>
            <w:rFonts w:ascii="Times New Roman" w:eastAsia="Times New Roman" w:hAnsi="Times New Roman" w:cs="Times New Roman"/>
          </w:rPr>
          <w:delText>-</w:delText>
        </w:r>
      </w:del>
      <w:ins w:id="961"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w:t>
      </w:r>
      <w:del w:id="962" w:author="Boyko, James" w:date="2025-06-14T09:58:00Z" w16du:dateUtc="2025-06-14T12:58:00Z">
        <w:r w:rsidRPr="00990AA7" w:rsidDel="009475F5">
          <w:rPr>
            <w:rFonts w:ascii="Times New Roman" w:eastAsia="Times New Roman" w:hAnsi="Times New Roman" w:cs="Times New Roman"/>
          </w:rPr>
          <w:delText xml:space="preserve">old world </w:delText>
        </w:r>
      </w:del>
      <w:r w:rsidRPr="00990AA7">
        <w:rPr>
          <w:rFonts w:ascii="Times New Roman" w:eastAsia="Times New Roman" w:hAnsi="Times New Roman" w:cs="Times New Roman"/>
        </w:rPr>
        <w:t xml:space="preserve">primates. </w:t>
      </w:r>
    </w:p>
    <w:p w14:paraId="450C0E02" w14:textId="12DF20F1" w:rsidR="00EB0295" w:rsidDel="004739D1" w:rsidRDefault="00000000" w:rsidP="00B20478">
      <w:pPr>
        <w:pStyle w:val="BodyText"/>
        <w:spacing w:after="0" w:line="360" w:lineRule="auto"/>
        <w:rPr>
          <w:del w:id="963" w:author="Boyko, James" w:date="2025-06-16T09:53:00Z" w16du:dateUtc="2025-06-16T12:53:00Z"/>
          <w:rFonts w:ascii="Times New Roman" w:eastAsia="Times New Roman" w:hAnsi="Times New Roman" w:cs="Times New Roman"/>
        </w:rPr>
      </w:pPr>
      <w:r w:rsidRPr="00990AA7">
        <w:rPr>
          <w:rFonts w:ascii="Times New Roman" w:eastAsia="Times New Roman" w:hAnsi="Times New Roman" w:cs="Times New Roman"/>
        </w:rPr>
        <w:tab/>
        <w:t xml:space="preserve">To examine the evolution of concealed ovulation and mating systems, I apply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to the dataset of Pagel and Meade (2006). The dredge models use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sidRPr="00990AA7">
        <w:rPr>
          <w:rFonts w:ascii="Times New Roman" w:eastAsia="Times New Roman" w:hAnsi="Times New Roman" w:cs="Times New Roman"/>
        </w:rPr>
        <w:t xml:space="preserve"> value. For cross-validation I examine 5 folds </w:t>
      </w:r>
      <w:r w:rsidRPr="00990AA7">
        <w:rPr>
          <w:rFonts w:ascii="Times New Roman" w:eastAsia="Times New Roman" w:hAnsi="Times New Roman" w:cs="Times New Roman"/>
        </w:rPr>
        <w:lastRenderedPageBreak/>
        <w:t xml:space="preserve">for </w:t>
      </w:r>
      <m:oMath>
        <m:r>
          <w:rPr>
            <w:rFonts w:ascii="Cambria Math" w:hAnsi="Cambria Math"/>
          </w:rPr>
          <m:t>λ</m:t>
        </m:r>
      </m:oMath>
      <w:r w:rsidRPr="00990AA7">
        <w:rPr>
          <w:rFonts w:ascii="Times New Roman" w:eastAsia="Times New Roman" w:hAnsi="Times New Roman" w:cs="Times New Roman"/>
        </w:rPr>
        <w:t xml:space="preserve"> values of 0, 0.25, 0.5, 0.75, and Jensen-Shannon divergence is used as a metric of accuracy. The dredge results are compared to a standard k-state Markov model (Mk) with parameters allowed to completely differ (ARD). The Mk model allows for the dependent evolution of mating system and estrus advertisement. All model fits undergo 10 random restarts to increase the chances of finding the global optimum for the rate estimates. Parameters from the Mk model are dropped if they reach a lower bound so that profile likelihoods only examine the parameters which are most necessary to the model (this was done manually for the Mk model). Both the Mk model and dredge results are used to estimate ancestral states based on their respective maximum likelihood estimates. The root prior for both frameworks is set to “</w:t>
      </w:r>
      <w:proofErr w:type="spellStart"/>
      <w:r w:rsidRPr="00990AA7">
        <w:rPr>
          <w:rFonts w:ascii="Times New Roman" w:eastAsia="Times New Roman" w:hAnsi="Times New Roman" w:cs="Times New Roman"/>
        </w:rPr>
        <w:t>maddfitz</w:t>
      </w:r>
      <w:proofErr w:type="spellEnd"/>
      <w:r w:rsidRPr="00990AA7">
        <w:rPr>
          <w:rFonts w:ascii="Times New Roman" w:eastAsia="Times New Roman" w:hAnsi="Times New Roman" w:cs="Times New Roman"/>
        </w:rPr>
        <w:t xml:space="preserve">” in the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R-package </w:t>
      </w:r>
      <w:r w:rsidR="00463AC4">
        <w:fldChar w:fldCharType="begin"/>
      </w:r>
      <w:r w:rsidR="00463AC4">
        <w:rPr>
          <w:rFonts w:ascii="Times New Roman" w:eastAsia="Times New Roman" w:hAnsi="Times New Roman" w:cs="Times New Roman"/>
        </w:rPr>
        <w: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instrText>
      </w:r>
      <w:r w:rsidR="00463AC4">
        <w:fldChar w:fldCharType="separate"/>
      </w:r>
      <w:r w:rsidR="00463AC4">
        <w:rPr>
          <w:rFonts w:ascii="Times New Roman" w:eastAsia="Times New Roman" w:hAnsi="Times New Roman" w:cs="Times New Roman"/>
          <w:noProof/>
        </w:rPr>
        <w:t>(FitzJohn et al. 2009)</w:t>
      </w:r>
      <w:r w:rsidR="00463AC4">
        <w:fldChar w:fldCharType="end"/>
      </w:r>
      <w:r w:rsidRPr="00990AA7">
        <w:rPr>
          <w:rFonts w:ascii="Times New Roman" w:eastAsia="Times New Roman" w:hAnsi="Times New Roman" w:cs="Times New Roman"/>
        </w:rPr>
        <w:t xml:space="preserve">. I examine the profile likelihoods of the rate estimates for both frameworks and consider whether, and how, the interpretations might differ within 95% confidence intervals of the MLE. To do this, I implement a new profile likelihood function within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and examine 50 fixed values for each parameter spanning 100 orders of magnitude around the MLE. Profile likelihood operates by examining what the maximum likelihood would be given a fixed value and with the remaining parameters freely estimated. </w:t>
      </w:r>
    </w:p>
    <w:p w14:paraId="6336853C" w14:textId="77777777" w:rsidR="00FC163D" w:rsidRDefault="00FC163D" w:rsidP="00B20478">
      <w:pPr>
        <w:pStyle w:val="BodyText"/>
        <w:spacing w:after="0" w:line="360" w:lineRule="auto"/>
        <w:rPr>
          <w:ins w:id="964" w:author="Boyko, James" w:date="2025-06-16T09:28:00Z" w16du:dateUtc="2025-06-16T12:28:00Z"/>
          <w:rFonts w:ascii="Times New Roman" w:eastAsia="Times New Roman" w:hAnsi="Times New Roman" w:cs="Times New Roman"/>
        </w:rPr>
      </w:pPr>
    </w:p>
    <w:p w14:paraId="18F6FD12" w14:textId="77777777" w:rsidR="00F667D3" w:rsidRPr="00990AA7" w:rsidRDefault="00F667D3" w:rsidP="00B20478">
      <w:pPr>
        <w:pStyle w:val="BodyText"/>
        <w:spacing w:after="0" w:line="360" w:lineRule="auto"/>
        <w:rPr>
          <w:rFonts w:ascii="Times New Roman" w:eastAsia="Times New Roman" w:hAnsi="Times New Roman" w:cs="Times New Roman"/>
        </w:rPr>
      </w:pPr>
    </w:p>
    <w:p w14:paraId="7A8240AF"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Results</w:t>
      </w:r>
    </w:p>
    <w:p w14:paraId="71F8713B" w14:textId="0BD811FE"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 </w:t>
      </w:r>
      <w:del w:id="965" w:author="Boyko, James" w:date="2025-06-18T14:27:00Z" w16du:dateUtc="2025-06-18T17:27:00Z">
        <w:r w:rsidRPr="00990AA7" w:rsidDel="003E6BDC">
          <w:rPr>
            <w:rFonts w:ascii="Times New Roman" w:eastAsia="Times New Roman" w:hAnsi="Times New Roman" w:cs="Times New Roman"/>
            <w:i/>
            <w:iCs/>
          </w:rPr>
          <w:delText xml:space="preserve">Regularized </w:delText>
        </w:r>
      </w:del>
      <w:ins w:id="966" w:author="Boyko, James" w:date="2025-06-18T14:27:00Z" w16du:dateUtc="2025-06-18T17:27:00Z">
        <w:r w:rsidR="003E6BDC">
          <w:rPr>
            <w:rFonts w:ascii="Times New Roman" w:eastAsia="Times New Roman" w:hAnsi="Times New Roman" w:cs="Times New Roman"/>
            <w:i/>
            <w:iCs/>
          </w:rPr>
          <w:t>r</w:t>
        </w:r>
        <w:r w:rsidR="003E6BDC" w:rsidRPr="00990AA7">
          <w:rPr>
            <w:rFonts w:ascii="Times New Roman" w:eastAsia="Times New Roman" w:hAnsi="Times New Roman" w:cs="Times New Roman"/>
            <w:i/>
            <w:iCs/>
          </w:rPr>
          <w:t xml:space="preserve">egularized </w:t>
        </w:r>
      </w:ins>
      <w:r w:rsidRPr="00990AA7">
        <w:rPr>
          <w:rFonts w:ascii="Times New Roman" w:eastAsia="Times New Roman" w:hAnsi="Times New Roman" w:cs="Times New Roman"/>
          <w:i/>
          <w:iCs/>
        </w:rPr>
        <w:t xml:space="preserve">models substantially reduce variance </w:t>
      </w:r>
    </w:p>
    <w:p w14:paraId="631CE7C8" w14:textId="748B63C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As anticipated, the introduction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regularization led to a significant reduction in variance across all tested models. The variance averaged across all model structures (more detailed breakdowns can be found in Supplementary Tables)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2.4%, 10.8%, and 45.0% of the unregularized models’ variance for 100, 250, and 500 tips respectively. For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0.5%, 3.1%, and 18.4% of the unregularized models’ variance. For </w:t>
      </w:r>
      <w:r w:rsidRPr="00990AA7">
        <w:rPr>
          <w:rFonts w:ascii="Times New Roman" w:eastAsia="Times New Roman" w:hAnsi="Times New Roman" w:cs="Times New Roman"/>
          <w:i/>
          <w:iCs/>
        </w:rPr>
        <w:t>er</w:t>
      </w:r>
      <w:r w:rsidRPr="00990AA7">
        <w:rPr>
          <w:rFonts w:ascii="Times New Roman" w:eastAsia="Times New Roman" w:hAnsi="Times New Roman" w:cs="Times New Roman"/>
        </w:rPr>
        <w:t xml:space="preserve"> 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97.8%, 101.1%, and 102.4% of the unregularized models’ variance (raw variance values are reported in Table 1). These results indicate a substantial improvement in model stability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methods, but not for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regularization. However, these reductions in variance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w:t>
      </w:r>
      <w:proofErr w:type="gramStart"/>
      <w:r w:rsidRPr="00990AA7">
        <w:rPr>
          <w:rFonts w:ascii="Times New Roman" w:eastAsia="Times New Roman" w:hAnsi="Times New Roman" w:cs="Times New Roman"/>
        </w:rPr>
        <w:t>MY</w:t>
      </w:r>
      <w:proofErr w:type="gramEnd"/>
      <w:r w:rsidRPr="00990AA7">
        <w:rPr>
          <w:rFonts w:ascii="Times New Roman" w:eastAsia="Times New Roman" w:hAnsi="Times New Roman" w:cs="Times New Roman"/>
        </w:rPr>
        <w:t xml:space="preserve"> are excluded (641 model fits in total) variance is instead 13%, 31%, and 64% of the unregularized models’ variance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and 2.8%, 9.0%, and 26.5%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for 100, 250, and 500 tips respectively. The reduction of variance continues (57.5%, 71.2%, 80.7%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13.4%, 22.3%, 34.9%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if one were to </w:t>
      </w:r>
      <w:r w:rsidR="001D34B1" w:rsidRPr="00990AA7">
        <w:rPr>
          <w:rFonts w:ascii="Times New Roman" w:eastAsia="Times New Roman" w:hAnsi="Times New Roman" w:cs="Times New Roman"/>
        </w:rPr>
        <w:t>be stricter</w:t>
      </w:r>
      <w:r w:rsidRPr="00990AA7">
        <w:rPr>
          <w:rFonts w:ascii="Times New Roman" w:eastAsia="Times New Roman" w:hAnsi="Times New Roman" w:cs="Times New Roman"/>
        </w:rPr>
        <w:t xml:space="preserve"> and exclude estimates above 10 transitions/MY. It is important to note that this study has the benefit of knowing </w:t>
      </w:r>
      <w:r w:rsidRPr="00990AA7">
        <w:rPr>
          <w:rFonts w:ascii="Times New Roman" w:eastAsia="Times New Roman" w:hAnsi="Times New Roman" w:cs="Times New Roman"/>
        </w:rPr>
        <w:lastRenderedPageBreak/>
        <w:t xml:space="preserve">with certainty that high transition rate estimates are incorrect and in an empirical setting ignoring transition rates above a specified threshold is difficult to justify. </w:t>
      </w:r>
    </w:p>
    <w:p w14:paraId="66F4CD87" w14:textId="396C686B"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absolute average bias </w:t>
      </w:r>
      <m:oMath>
        <m:r>
          <w:ins w:id="967" w:author="Boyko, James" w:date="2025-06-14T11:49:00Z" w16du:dateUtc="2025-06-14T14:49:00Z">
            <w:rPr>
              <w:rFonts w:ascii="Cambria Math" w:eastAsia="Times New Roman" w:hAnsi="Cambria Math" w:cs="Times New Roman"/>
            </w:rPr>
            <m:t>(</m:t>
          </w:ins>
        </m:r>
        <m:f>
          <m:fPr>
            <m:ctrlPr>
              <w:ins w:id="968" w:author="Boyko, James" w:date="2025-06-14T11:47:00Z" w16du:dateUtc="2025-06-14T14:47:00Z">
                <w:rPr>
                  <w:rFonts w:ascii="Cambria Math" w:eastAsia="Times New Roman" w:hAnsi="Cambria Math" w:cs="Times New Roman"/>
                  <w:i/>
                </w:rPr>
              </w:ins>
            </m:ctrlPr>
          </m:fPr>
          <m:num>
            <m:r>
              <w:ins w:id="969" w:author="Boyko, James" w:date="2025-06-14T11:47:00Z" w16du:dateUtc="2025-06-14T14:47:00Z">
                <w:rPr>
                  <w:rFonts w:ascii="Cambria Math" w:eastAsia="Times New Roman" w:hAnsi="Cambria Math" w:cs="Times New Roman"/>
                </w:rPr>
                <m:t>1</m:t>
              </w:ins>
            </m:r>
          </m:num>
          <m:den>
            <m:r>
              <w:ins w:id="970" w:author="Boyko, James" w:date="2025-06-14T11:47:00Z" w16du:dateUtc="2025-06-14T14:47:00Z">
                <w:rPr>
                  <w:rFonts w:ascii="Cambria Math" w:eastAsia="Times New Roman" w:hAnsi="Cambria Math" w:cs="Times New Roman"/>
                </w:rPr>
                <m:t>n</m:t>
              </w:ins>
            </m:r>
          </m:den>
        </m:f>
        <m:nary>
          <m:naryPr>
            <m:chr m:val="∑"/>
            <m:limLoc m:val="undOvr"/>
            <m:ctrlPr>
              <w:ins w:id="971" w:author="Boyko, James" w:date="2025-06-14T11:48:00Z" w16du:dateUtc="2025-06-14T14:48:00Z">
                <w:rPr>
                  <w:rFonts w:ascii="Cambria Math" w:eastAsia="Times New Roman" w:hAnsi="Cambria Math" w:cs="Times New Roman"/>
                  <w:i/>
                </w:rPr>
              </w:ins>
            </m:ctrlPr>
          </m:naryPr>
          <m:sub>
            <m:r>
              <w:ins w:id="972" w:author="Boyko, James" w:date="2025-06-14T11:48:00Z" w16du:dateUtc="2025-06-14T14:48:00Z">
                <w:rPr>
                  <w:rFonts w:ascii="Cambria Math" w:eastAsia="Times New Roman" w:hAnsi="Cambria Math" w:cs="Times New Roman"/>
                </w:rPr>
                <m:t>i=1</m:t>
              </w:ins>
            </m:r>
          </m:sub>
          <m:sup>
            <m:r>
              <w:ins w:id="973" w:author="Boyko, James" w:date="2025-06-14T11:48:00Z" w16du:dateUtc="2025-06-14T14:48:00Z">
                <w:rPr>
                  <w:rFonts w:ascii="Cambria Math" w:eastAsia="Times New Roman" w:hAnsi="Cambria Math" w:cs="Times New Roman"/>
                </w:rPr>
                <m:t>n</m:t>
              </w:ins>
            </m:r>
          </m:sup>
          <m:e>
            <m:r>
              <w:ins w:id="974" w:author="Boyko, James" w:date="2025-06-14T11:48:00Z" w16du:dateUtc="2025-06-14T14:48:00Z">
                <w:rPr>
                  <w:rFonts w:ascii="Cambria Math" w:eastAsia="Times New Roman" w:hAnsi="Cambria Math" w:cs="Times New Roman"/>
                </w:rPr>
                <m:t>|</m:t>
              </w:ins>
            </m:r>
            <m:acc>
              <m:accPr>
                <m:ctrlPr>
                  <w:ins w:id="975" w:author="Boyko, James" w:date="2025-06-14T11:48:00Z" w16du:dateUtc="2025-06-14T14:48:00Z">
                    <w:rPr>
                      <w:rFonts w:ascii="Cambria Math" w:eastAsia="Times New Roman" w:hAnsi="Cambria Math" w:cs="Times New Roman"/>
                      <w:i/>
                    </w:rPr>
                  </w:ins>
                </m:ctrlPr>
              </m:accPr>
              <m:e>
                <m:r>
                  <w:ins w:id="976" w:author="Boyko, James" w:date="2025-06-14T11:48:00Z" w16du:dateUtc="2025-06-14T14:48:00Z">
                    <w:rPr>
                      <w:rFonts w:ascii="Cambria Math" w:eastAsia="Times New Roman" w:hAnsi="Cambria Math" w:cs="Times New Roman"/>
                    </w:rPr>
                    <m:t>θ</m:t>
                  </w:ins>
                </m:r>
              </m:e>
            </m:acc>
            <m:r>
              <w:ins w:id="977" w:author="Boyko, James" w:date="2025-06-14T11:49:00Z" w16du:dateUtc="2025-06-14T14:49:00Z">
                <w:rPr>
                  <w:rFonts w:ascii="Cambria Math" w:eastAsia="Times New Roman" w:hAnsi="Cambria Math" w:cs="Times New Roman"/>
                </w:rPr>
                <m:t>-θ</m:t>
              </w:ins>
            </m:r>
            <m:r>
              <w:ins w:id="978" w:author="Boyko, James" w:date="2025-06-14T11:48:00Z" w16du:dateUtc="2025-06-14T14:48:00Z">
                <w:rPr>
                  <w:rFonts w:ascii="Cambria Math" w:eastAsia="Times New Roman" w:hAnsi="Cambria Math" w:cs="Times New Roman"/>
                </w:rPr>
                <m:t>|</m:t>
              </w:ins>
            </m:r>
          </m:e>
        </m:nary>
        <m:r>
          <w:ins w:id="979" w:author="Boyko, James" w:date="2025-06-14T11:49:00Z" w16du:dateUtc="2025-06-14T14:49:00Z">
            <w:rPr>
              <w:rFonts w:ascii="Cambria Math" w:eastAsia="Times New Roman" w:hAnsi="Cambria Math" w:cs="Times New Roman"/>
            </w:rPr>
            <m:t>)</m:t>
          </w:ins>
        </m:r>
      </m:oMath>
      <w:ins w:id="980" w:author="Boyko, James" w:date="2025-06-14T11:49:00Z" w16du:dateUtc="2025-06-14T14:49:00Z">
        <w:r w:rsidR="0078087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for phylogenies with 100 taxa and 250 taxa was found to be lower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contrary to the expected increase in negative bias (Table 1). This trend reversed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fit to datasets with trees of 500 taxa, but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consistently showed the lowest bias across all tested tree sizes. More surprisingly, the bias of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slightly positive on average, contrary to the expected downward bias, </w:t>
      </w:r>
      <w:r w:rsidR="001D34B1" w:rsidRPr="00990AA7">
        <w:rPr>
          <w:rFonts w:ascii="Times New Roman" w:eastAsia="Times New Roman" w:hAnsi="Times New Roman" w:cs="Times New Roman"/>
        </w:rPr>
        <w:t>although a</w:t>
      </w:r>
      <w:r w:rsidRPr="00990AA7">
        <w:rPr>
          <w:rFonts w:ascii="Times New Roman" w:eastAsia="Times New Roman" w:hAnsi="Times New Roman" w:cs="Times New Roman"/>
        </w:rPr>
        <w:t xml:space="preserve"> negative bias is found if one uses the median difference instead of the arithmetic mean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256AE9" w:rsidRPr="00990AA7">
        <w:rPr>
          <w:rFonts w:ascii="Times New Roman" w:eastAsia="Times New Roman" w:hAnsi="Times New Roman" w:cs="Times New Roman"/>
        </w:rPr>
        <w:t>3</w:t>
      </w:r>
      <w:r w:rsidRPr="00990AA7">
        <w:rPr>
          <w:rFonts w:ascii="Times New Roman" w:eastAsia="Times New Roman" w:hAnsi="Times New Roman" w:cs="Times New Roman"/>
        </w:rPr>
        <w:t xml:space="preserve">). </w:t>
      </w:r>
      <w:r w:rsidR="009E18F4">
        <w:rPr>
          <w:rFonts w:ascii="Times New Roman" w:eastAsia="Times New Roman" w:hAnsi="Times New Roman" w:cs="Times New Roman"/>
        </w:rPr>
        <w:t xml:space="preserve">Furthermore, examining these parameters in log-space results in the expected behavior of a consistent negative bias, but since empirical studies rarely discuss parameter estimates outside of their raw units (transitions/MY), I focus my interpretations on the untransformed parameter units.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did consistently show a moderate downward bias. When considering overall error, measured as the RMSE,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showed substantial improvements over unregularized and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regularized models (Table 1). This improvement in RMSE highlights the effectiveness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in achieving better generalizability and prediction accuracy, despite the potential trade-off with increased bias.</w:t>
      </w:r>
      <w:r w:rsidR="009E18F4">
        <w:rPr>
          <w:rFonts w:ascii="Times New Roman" w:eastAsia="Times New Roman" w:hAnsi="Times New Roman" w:cs="Times New Roman"/>
        </w:rPr>
        <w:t xml:space="preserve"> </w:t>
      </w:r>
    </w:p>
    <w:p w14:paraId="587DA722" w14:textId="26601FEF" w:rsidR="00EB0295" w:rsidRPr="00990AA7" w:rsidRDefault="00000000">
      <w:pPr>
        <w:pStyle w:val="Table"/>
        <w:keepNext/>
        <w:spacing w:before="0" w:after="0"/>
        <w:pPrChange w:id="981" w:author="Boyko, James" w:date="2025-06-16T09:54:00Z" w16du:dateUtc="2025-06-16T12:54:00Z">
          <w:pPr>
            <w:pStyle w:val="Table"/>
            <w:keepNext/>
            <w:spacing w:before="0" w:after="0" w:line="360" w:lineRule="auto"/>
          </w:pPr>
        </w:pPrChange>
      </w:pPr>
      <w:r w:rsidRPr="00990AA7">
        <w:t xml:space="preserve">Table </w:t>
      </w:r>
      <w:fldSimple w:instr=" SEQ Table \* ARABIC ">
        <w:r w:rsidR="00EB0295" w:rsidRPr="00990AA7">
          <w:t>1</w:t>
        </w:r>
      </w:fldSimple>
      <w:r w:rsidRPr="00990AA7">
        <w:t xml:space="preserve">: </w:t>
      </w:r>
      <w:r w:rsidR="000B7931" w:rsidRPr="00990AA7">
        <w:t xml:space="preserve">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t>
      </w:r>
      <w:r w:rsidR="006A479E">
        <w:t>a low</w:t>
      </w:r>
      <w:r w:rsidR="000B7931" w:rsidRPr="00990AA7">
        <w:t xml:space="preserve"> RMSE and bias across all </w:t>
      </w:r>
      <w:proofErr w:type="spellStart"/>
      <w:r w:rsidR="000B7931" w:rsidRPr="00990AA7">
        <w:t>tree</w:t>
      </w:r>
      <w:proofErr w:type="spellEnd"/>
      <w:r w:rsidR="000B7931" w:rsidRPr="00990AA7">
        <w:t xml:space="preserve"> sizes, with a slight positive bias for smaller phylogenies that becomes negative when using the median. l2 regularization similarly reduces RMSE and variance but introduces moderate downward bias. </w:t>
      </w:r>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990AA7" w:rsidRPr="00990AA7" w14:paraId="7C977120" w14:textId="77777777">
        <w:trPr>
          <w:trHeight w:val="311"/>
        </w:trPr>
        <w:tc>
          <w:tcPr>
            <w:tcW w:w="1749" w:type="dxa"/>
            <w:tcBorders>
              <w:top w:val="single" w:sz="6" w:space="0" w:color="000000"/>
              <w:bottom w:val="single" w:sz="6" w:space="0" w:color="000000"/>
            </w:tcBorders>
            <w:shd w:val="clear" w:color="auto" w:fill="DDDDDD"/>
            <w:vAlign w:val="center"/>
          </w:tcPr>
          <w:p w14:paraId="1566ADBC" w14:textId="77777777" w:rsidR="002915AF" w:rsidRPr="00990AA7" w:rsidRDefault="002915AF">
            <w:pPr>
              <w:pStyle w:val="TableContents"/>
              <w:rPr>
                <w:b/>
                <w:bCs/>
              </w:rPr>
              <w:pPrChange w:id="982" w:author="Boyko, James" w:date="2025-06-16T09:56:00Z" w16du:dateUtc="2025-06-16T12:56:00Z">
                <w:pPr>
                  <w:pStyle w:val="TableContents"/>
                  <w:spacing w:line="360" w:lineRule="auto"/>
                </w:pPr>
              </w:pPrChange>
            </w:pPr>
            <w:r w:rsidRPr="00990AA7">
              <w:rPr>
                <w:b/>
                <w:bCs/>
              </w:rPr>
              <w:t>Reg. Type</w:t>
            </w:r>
          </w:p>
        </w:tc>
        <w:tc>
          <w:tcPr>
            <w:tcW w:w="1261" w:type="dxa"/>
            <w:tcBorders>
              <w:top w:val="single" w:sz="6" w:space="0" w:color="000000"/>
              <w:bottom w:val="single" w:sz="6" w:space="0" w:color="000000"/>
            </w:tcBorders>
            <w:shd w:val="clear" w:color="auto" w:fill="DDDDDD"/>
            <w:vAlign w:val="center"/>
          </w:tcPr>
          <w:p w14:paraId="1F23BE9F" w14:textId="77777777" w:rsidR="002915AF" w:rsidRPr="00990AA7" w:rsidRDefault="002915AF">
            <w:pPr>
              <w:pStyle w:val="TableContents"/>
              <w:rPr>
                <w:b/>
                <w:bCs/>
              </w:rPr>
              <w:pPrChange w:id="983" w:author="Boyko, James" w:date="2025-06-16T09:56:00Z" w16du:dateUtc="2025-06-16T12:56:00Z">
                <w:pPr>
                  <w:pStyle w:val="TableContents"/>
                  <w:spacing w:line="360" w:lineRule="auto"/>
                </w:pPr>
              </w:pPrChange>
            </w:pPr>
            <w:r w:rsidRPr="00990AA7">
              <w:rPr>
                <w:b/>
                <w:bCs/>
              </w:rPr>
              <w:t>N Taxa</w:t>
            </w:r>
          </w:p>
        </w:tc>
        <w:tc>
          <w:tcPr>
            <w:tcW w:w="876" w:type="dxa"/>
            <w:tcBorders>
              <w:top w:val="single" w:sz="6" w:space="0" w:color="000000"/>
              <w:bottom w:val="single" w:sz="6" w:space="0" w:color="000000"/>
            </w:tcBorders>
            <w:shd w:val="clear" w:color="auto" w:fill="DDDDDD"/>
            <w:vAlign w:val="center"/>
          </w:tcPr>
          <w:p w14:paraId="39548B84" w14:textId="77777777" w:rsidR="002915AF" w:rsidRPr="00990AA7" w:rsidRDefault="002915AF">
            <w:pPr>
              <w:pStyle w:val="TableContents"/>
              <w:rPr>
                <w:b/>
                <w:bCs/>
              </w:rPr>
              <w:pPrChange w:id="984" w:author="Boyko, James" w:date="2025-06-16T09:56:00Z" w16du:dateUtc="2025-06-16T12:56:00Z">
                <w:pPr>
                  <w:pStyle w:val="TableContents"/>
                  <w:spacing w:line="360" w:lineRule="auto"/>
                </w:pPr>
              </w:pPrChange>
            </w:pPr>
            <w:r w:rsidRPr="00990AA7">
              <w:rPr>
                <w:b/>
                <w:bCs/>
              </w:rPr>
              <w:t>Bias</w:t>
            </w:r>
          </w:p>
        </w:tc>
        <w:tc>
          <w:tcPr>
            <w:tcW w:w="1570" w:type="dxa"/>
            <w:tcBorders>
              <w:top w:val="single" w:sz="6" w:space="0" w:color="000000"/>
              <w:bottom w:val="single" w:sz="6" w:space="0" w:color="000000"/>
            </w:tcBorders>
            <w:shd w:val="clear" w:color="auto" w:fill="DDDDDD"/>
            <w:vAlign w:val="center"/>
          </w:tcPr>
          <w:p w14:paraId="7B7911CE" w14:textId="77777777" w:rsidR="002915AF" w:rsidRPr="00990AA7" w:rsidRDefault="002915AF">
            <w:pPr>
              <w:pStyle w:val="TableContents"/>
              <w:rPr>
                <w:b/>
                <w:bCs/>
              </w:rPr>
              <w:pPrChange w:id="985" w:author="Boyko, James" w:date="2025-06-16T09:56:00Z" w16du:dateUtc="2025-06-16T12:56:00Z">
                <w:pPr>
                  <w:pStyle w:val="TableContents"/>
                  <w:spacing w:line="360" w:lineRule="auto"/>
                </w:pPr>
              </w:pPrChange>
            </w:pPr>
            <w:r w:rsidRPr="00990AA7">
              <w:rPr>
                <w:b/>
                <w:bCs/>
              </w:rPr>
              <w:t>Variance</w:t>
            </w:r>
          </w:p>
        </w:tc>
        <w:tc>
          <w:tcPr>
            <w:tcW w:w="1202" w:type="dxa"/>
            <w:tcBorders>
              <w:top w:val="single" w:sz="6" w:space="0" w:color="000000"/>
              <w:bottom w:val="single" w:sz="6" w:space="0" w:color="000000"/>
            </w:tcBorders>
            <w:shd w:val="clear" w:color="auto" w:fill="DDDDDD"/>
            <w:vAlign w:val="center"/>
          </w:tcPr>
          <w:p w14:paraId="6EACF748" w14:textId="77777777" w:rsidR="002915AF" w:rsidRPr="00990AA7" w:rsidRDefault="002915AF">
            <w:pPr>
              <w:pStyle w:val="TableContents"/>
              <w:rPr>
                <w:b/>
                <w:bCs/>
              </w:rPr>
              <w:pPrChange w:id="986" w:author="Boyko, James" w:date="2025-06-16T09:56:00Z" w16du:dateUtc="2025-06-16T12:56:00Z">
                <w:pPr>
                  <w:pStyle w:val="TableContents"/>
                  <w:spacing w:line="360" w:lineRule="auto"/>
                </w:pPr>
              </w:pPrChange>
            </w:pPr>
            <w:r w:rsidRPr="00990AA7">
              <w:rPr>
                <w:b/>
                <w:bCs/>
              </w:rPr>
              <w:t>RMSE</w:t>
            </w:r>
          </w:p>
        </w:tc>
      </w:tr>
      <w:tr w:rsidR="00990AA7" w:rsidRPr="00990AA7" w14:paraId="0AEA3ECE" w14:textId="77777777">
        <w:trPr>
          <w:trHeight w:val="311"/>
        </w:trPr>
        <w:tc>
          <w:tcPr>
            <w:tcW w:w="1749" w:type="dxa"/>
            <w:vAlign w:val="center"/>
          </w:tcPr>
          <w:p w14:paraId="58DBCF16" w14:textId="77777777" w:rsidR="002915AF" w:rsidRPr="00990AA7" w:rsidRDefault="002915AF">
            <w:pPr>
              <w:pStyle w:val="TableContents"/>
              <w:rPr>
                <w:i/>
                <w:iCs/>
              </w:rPr>
              <w:pPrChange w:id="987"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03A45F94" w14:textId="77777777" w:rsidR="002915AF" w:rsidRPr="00990AA7" w:rsidRDefault="002915AF">
            <w:pPr>
              <w:pStyle w:val="TableContents"/>
              <w:pPrChange w:id="988" w:author="Boyko, James" w:date="2025-06-16T09:56:00Z" w16du:dateUtc="2025-06-16T12:56:00Z">
                <w:pPr>
                  <w:pStyle w:val="TableContents"/>
                  <w:spacing w:line="360" w:lineRule="auto"/>
                </w:pPr>
              </w:pPrChange>
            </w:pPr>
            <w:r w:rsidRPr="00990AA7">
              <w:t>100</w:t>
            </w:r>
          </w:p>
        </w:tc>
        <w:tc>
          <w:tcPr>
            <w:tcW w:w="876" w:type="dxa"/>
            <w:vAlign w:val="center"/>
          </w:tcPr>
          <w:p w14:paraId="53F36969" w14:textId="77777777" w:rsidR="002915AF" w:rsidRPr="00990AA7" w:rsidRDefault="002915AF">
            <w:pPr>
              <w:pStyle w:val="TableContents"/>
              <w:pPrChange w:id="989" w:author="Boyko, James" w:date="2025-06-16T09:56:00Z" w16du:dateUtc="2025-06-16T12:56:00Z">
                <w:pPr>
                  <w:pStyle w:val="TableContents"/>
                  <w:spacing w:line="360" w:lineRule="auto"/>
                </w:pPr>
              </w:pPrChange>
            </w:pPr>
            <w:r w:rsidRPr="00990AA7">
              <w:t>1.65</w:t>
            </w:r>
          </w:p>
        </w:tc>
        <w:tc>
          <w:tcPr>
            <w:tcW w:w="1570" w:type="dxa"/>
            <w:vAlign w:val="center"/>
          </w:tcPr>
          <w:p w14:paraId="3C1FC746" w14:textId="77777777" w:rsidR="002915AF" w:rsidRPr="00990AA7" w:rsidRDefault="002915AF">
            <w:pPr>
              <w:pStyle w:val="TableContents"/>
              <w:pPrChange w:id="990" w:author="Boyko, James" w:date="2025-06-16T09:56:00Z" w16du:dateUtc="2025-06-16T12:56:00Z">
                <w:pPr>
                  <w:pStyle w:val="TableContents"/>
                  <w:spacing w:line="360" w:lineRule="auto"/>
                </w:pPr>
              </w:pPrChange>
            </w:pPr>
            <w:r w:rsidRPr="00990AA7">
              <w:t>87.83</w:t>
            </w:r>
          </w:p>
        </w:tc>
        <w:tc>
          <w:tcPr>
            <w:tcW w:w="1202" w:type="dxa"/>
            <w:vAlign w:val="center"/>
          </w:tcPr>
          <w:p w14:paraId="2A2C9203" w14:textId="77777777" w:rsidR="002915AF" w:rsidRPr="00990AA7" w:rsidRDefault="002915AF">
            <w:pPr>
              <w:pStyle w:val="TableContents"/>
              <w:pPrChange w:id="991" w:author="Boyko, James" w:date="2025-06-16T09:56:00Z" w16du:dateUtc="2025-06-16T12:56:00Z">
                <w:pPr>
                  <w:pStyle w:val="TableContents"/>
                  <w:spacing w:line="360" w:lineRule="auto"/>
                </w:pPr>
              </w:pPrChange>
            </w:pPr>
            <w:r w:rsidRPr="00990AA7">
              <w:t>9.45</w:t>
            </w:r>
          </w:p>
        </w:tc>
      </w:tr>
      <w:tr w:rsidR="00990AA7" w:rsidRPr="00990AA7" w14:paraId="24E333C1" w14:textId="77777777">
        <w:trPr>
          <w:trHeight w:val="311"/>
        </w:trPr>
        <w:tc>
          <w:tcPr>
            <w:tcW w:w="1749" w:type="dxa"/>
            <w:vAlign w:val="center"/>
          </w:tcPr>
          <w:p w14:paraId="577823C6" w14:textId="77777777" w:rsidR="002915AF" w:rsidRPr="00990AA7" w:rsidRDefault="002915AF">
            <w:pPr>
              <w:pStyle w:val="TableContents"/>
              <w:rPr>
                <w:i/>
                <w:iCs/>
              </w:rPr>
              <w:pPrChange w:id="992" w:author="Boyko, James" w:date="2025-06-16T09:56:00Z" w16du:dateUtc="2025-06-16T12:56:00Z">
                <w:pPr>
                  <w:pStyle w:val="TableContents"/>
                  <w:spacing w:line="360" w:lineRule="auto"/>
                </w:pPr>
              </w:pPrChange>
            </w:pPr>
            <w:r w:rsidRPr="00990AA7">
              <w:rPr>
                <w:i/>
                <w:iCs/>
              </w:rPr>
              <w:t>er</w:t>
            </w:r>
          </w:p>
        </w:tc>
        <w:tc>
          <w:tcPr>
            <w:tcW w:w="1261" w:type="dxa"/>
            <w:vAlign w:val="center"/>
          </w:tcPr>
          <w:p w14:paraId="370152F3" w14:textId="77777777" w:rsidR="002915AF" w:rsidRPr="00990AA7" w:rsidRDefault="002915AF">
            <w:pPr>
              <w:pStyle w:val="TableContents"/>
              <w:pPrChange w:id="993" w:author="Boyko, James" w:date="2025-06-16T09:56:00Z" w16du:dateUtc="2025-06-16T12:56:00Z">
                <w:pPr>
                  <w:pStyle w:val="TableContents"/>
                  <w:spacing w:line="360" w:lineRule="auto"/>
                </w:pPr>
              </w:pPrChange>
            </w:pPr>
            <w:r w:rsidRPr="00990AA7">
              <w:t>100</w:t>
            </w:r>
          </w:p>
        </w:tc>
        <w:tc>
          <w:tcPr>
            <w:tcW w:w="876" w:type="dxa"/>
            <w:vAlign w:val="center"/>
          </w:tcPr>
          <w:p w14:paraId="48D7FCF5" w14:textId="77777777" w:rsidR="002915AF" w:rsidRPr="00990AA7" w:rsidRDefault="002915AF">
            <w:pPr>
              <w:pStyle w:val="TableContents"/>
              <w:pPrChange w:id="994" w:author="Boyko, James" w:date="2025-06-16T09:56:00Z" w16du:dateUtc="2025-06-16T12:56:00Z">
                <w:pPr>
                  <w:pStyle w:val="TableContents"/>
                  <w:spacing w:line="360" w:lineRule="auto"/>
                </w:pPr>
              </w:pPrChange>
            </w:pPr>
            <w:r w:rsidRPr="00990AA7">
              <w:t>1.68</w:t>
            </w:r>
          </w:p>
        </w:tc>
        <w:tc>
          <w:tcPr>
            <w:tcW w:w="1570" w:type="dxa"/>
            <w:vAlign w:val="center"/>
          </w:tcPr>
          <w:p w14:paraId="21102430" w14:textId="77777777" w:rsidR="002915AF" w:rsidRPr="00990AA7" w:rsidRDefault="002915AF">
            <w:pPr>
              <w:pStyle w:val="TableContents"/>
              <w:pPrChange w:id="995" w:author="Boyko, James" w:date="2025-06-16T09:56:00Z" w16du:dateUtc="2025-06-16T12:56:00Z">
                <w:pPr>
                  <w:pStyle w:val="TableContents"/>
                  <w:spacing w:line="360" w:lineRule="auto"/>
                </w:pPr>
              </w:pPrChange>
            </w:pPr>
            <w:r w:rsidRPr="00990AA7">
              <w:t>90.66</w:t>
            </w:r>
          </w:p>
        </w:tc>
        <w:tc>
          <w:tcPr>
            <w:tcW w:w="1202" w:type="dxa"/>
            <w:vAlign w:val="center"/>
          </w:tcPr>
          <w:p w14:paraId="03490F78" w14:textId="77777777" w:rsidR="002915AF" w:rsidRPr="00990AA7" w:rsidRDefault="002915AF">
            <w:pPr>
              <w:pStyle w:val="TableContents"/>
              <w:pPrChange w:id="996" w:author="Boyko, James" w:date="2025-06-16T09:56:00Z" w16du:dateUtc="2025-06-16T12:56:00Z">
                <w:pPr>
                  <w:pStyle w:val="TableContents"/>
                  <w:spacing w:line="360" w:lineRule="auto"/>
                </w:pPr>
              </w:pPrChange>
            </w:pPr>
            <w:r w:rsidRPr="00990AA7">
              <w:t>9.6</w:t>
            </w:r>
          </w:p>
        </w:tc>
      </w:tr>
      <w:tr w:rsidR="00990AA7" w:rsidRPr="00990AA7" w14:paraId="470D66D0" w14:textId="77777777">
        <w:trPr>
          <w:trHeight w:val="311"/>
        </w:trPr>
        <w:tc>
          <w:tcPr>
            <w:tcW w:w="1749" w:type="dxa"/>
            <w:vAlign w:val="center"/>
          </w:tcPr>
          <w:p w14:paraId="3B453FB1" w14:textId="77777777" w:rsidR="002915AF" w:rsidRPr="00990AA7" w:rsidRDefault="002915AF">
            <w:pPr>
              <w:pStyle w:val="TableContents"/>
              <w:rPr>
                <w:i/>
                <w:iCs/>
              </w:rPr>
              <w:pPrChange w:id="997" w:author="Boyko, James" w:date="2025-06-16T09:56:00Z" w16du:dateUtc="2025-06-16T12:56:00Z">
                <w:pPr>
                  <w:pStyle w:val="TableContents"/>
                  <w:spacing w:line="360" w:lineRule="auto"/>
                </w:pPr>
              </w:pPrChange>
            </w:pPr>
            <w:r w:rsidRPr="00990AA7">
              <w:rPr>
                <w:i/>
                <w:iCs/>
              </w:rPr>
              <w:t>l1</w:t>
            </w:r>
          </w:p>
        </w:tc>
        <w:tc>
          <w:tcPr>
            <w:tcW w:w="1261" w:type="dxa"/>
            <w:vAlign w:val="center"/>
          </w:tcPr>
          <w:p w14:paraId="6AA94C34" w14:textId="77777777" w:rsidR="002915AF" w:rsidRPr="00990AA7" w:rsidRDefault="002915AF">
            <w:pPr>
              <w:pStyle w:val="TableContents"/>
              <w:pPrChange w:id="998" w:author="Boyko, James" w:date="2025-06-16T09:56:00Z" w16du:dateUtc="2025-06-16T12:56:00Z">
                <w:pPr>
                  <w:pStyle w:val="TableContents"/>
                  <w:spacing w:line="360" w:lineRule="auto"/>
                </w:pPr>
              </w:pPrChange>
            </w:pPr>
            <w:r w:rsidRPr="00990AA7">
              <w:t>100</w:t>
            </w:r>
          </w:p>
        </w:tc>
        <w:tc>
          <w:tcPr>
            <w:tcW w:w="876" w:type="dxa"/>
            <w:vAlign w:val="center"/>
          </w:tcPr>
          <w:p w14:paraId="7BDD5E19" w14:textId="77777777" w:rsidR="002915AF" w:rsidRPr="00990AA7" w:rsidRDefault="002915AF">
            <w:pPr>
              <w:pStyle w:val="TableContents"/>
              <w:pPrChange w:id="999" w:author="Boyko, James" w:date="2025-06-16T09:56:00Z" w16du:dateUtc="2025-06-16T12:56:00Z">
                <w:pPr>
                  <w:pStyle w:val="TableContents"/>
                  <w:spacing w:line="360" w:lineRule="auto"/>
                </w:pPr>
              </w:pPrChange>
            </w:pPr>
            <w:r w:rsidRPr="00990AA7">
              <w:t>-0.05</w:t>
            </w:r>
          </w:p>
        </w:tc>
        <w:tc>
          <w:tcPr>
            <w:tcW w:w="1570" w:type="dxa"/>
            <w:vAlign w:val="center"/>
          </w:tcPr>
          <w:p w14:paraId="766FE4E8" w14:textId="77777777" w:rsidR="002915AF" w:rsidRPr="00990AA7" w:rsidRDefault="002915AF">
            <w:pPr>
              <w:pStyle w:val="TableContents"/>
              <w:pPrChange w:id="1000" w:author="Boyko, James" w:date="2025-06-16T09:56:00Z" w16du:dateUtc="2025-06-16T12:56:00Z">
                <w:pPr>
                  <w:pStyle w:val="TableContents"/>
                  <w:spacing w:line="360" w:lineRule="auto"/>
                </w:pPr>
              </w:pPrChange>
            </w:pPr>
            <w:r w:rsidRPr="00990AA7">
              <w:t>2.08</w:t>
            </w:r>
          </w:p>
        </w:tc>
        <w:tc>
          <w:tcPr>
            <w:tcW w:w="1202" w:type="dxa"/>
            <w:vAlign w:val="center"/>
          </w:tcPr>
          <w:p w14:paraId="3DAD93D7" w14:textId="77777777" w:rsidR="002915AF" w:rsidRPr="00990AA7" w:rsidRDefault="002915AF">
            <w:pPr>
              <w:pStyle w:val="TableContents"/>
              <w:pPrChange w:id="1001" w:author="Boyko, James" w:date="2025-06-16T09:56:00Z" w16du:dateUtc="2025-06-16T12:56:00Z">
                <w:pPr>
                  <w:pStyle w:val="TableContents"/>
                  <w:spacing w:line="360" w:lineRule="auto"/>
                </w:pPr>
              </w:pPrChange>
            </w:pPr>
            <w:r w:rsidRPr="00990AA7">
              <w:t>1.4</w:t>
            </w:r>
          </w:p>
        </w:tc>
      </w:tr>
      <w:tr w:rsidR="00990AA7" w:rsidRPr="00990AA7" w14:paraId="6284D27F" w14:textId="77777777">
        <w:trPr>
          <w:trHeight w:val="311"/>
        </w:trPr>
        <w:tc>
          <w:tcPr>
            <w:tcW w:w="1749" w:type="dxa"/>
            <w:vAlign w:val="center"/>
          </w:tcPr>
          <w:p w14:paraId="682E0CE1" w14:textId="77777777" w:rsidR="002915AF" w:rsidRPr="00990AA7" w:rsidRDefault="002915AF">
            <w:pPr>
              <w:pStyle w:val="TableContents"/>
              <w:rPr>
                <w:i/>
                <w:iCs/>
              </w:rPr>
              <w:pPrChange w:id="1002" w:author="Boyko, James" w:date="2025-06-16T09:56:00Z" w16du:dateUtc="2025-06-16T12:56:00Z">
                <w:pPr>
                  <w:pStyle w:val="TableContents"/>
                  <w:spacing w:line="360" w:lineRule="auto"/>
                </w:pPr>
              </w:pPrChange>
            </w:pPr>
            <w:r w:rsidRPr="00990AA7">
              <w:rPr>
                <w:i/>
                <w:iCs/>
              </w:rPr>
              <w:t>l2</w:t>
            </w:r>
          </w:p>
        </w:tc>
        <w:tc>
          <w:tcPr>
            <w:tcW w:w="1261" w:type="dxa"/>
            <w:vAlign w:val="center"/>
          </w:tcPr>
          <w:p w14:paraId="49B11357" w14:textId="77777777" w:rsidR="002915AF" w:rsidRPr="00990AA7" w:rsidRDefault="002915AF">
            <w:pPr>
              <w:pStyle w:val="TableContents"/>
              <w:pPrChange w:id="1003" w:author="Boyko, James" w:date="2025-06-16T09:56:00Z" w16du:dateUtc="2025-06-16T12:56:00Z">
                <w:pPr>
                  <w:pStyle w:val="TableContents"/>
                  <w:spacing w:line="360" w:lineRule="auto"/>
                </w:pPr>
              </w:pPrChange>
            </w:pPr>
            <w:r w:rsidRPr="00990AA7">
              <w:t>100</w:t>
            </w:r>
          </w:p>
        </w:tc>
        <w:tc>
          <w:tcPr>
            <w:tcW w:w="876" w:type="dxa"/>
            <w:vAlign w:val="center"/>
          </w:tcPr>
          <w:p w14:paraId="293FD742" w14:textId="77777777" w:rsidR="002915AF" w:rsidRPr="00990AA7" w:rsidRDefault="002915AF">
            <w:pPr>
              <w:pStyle w:val="TableContents"/>
              <w:pPrChange w:id="1004" w:author="Boyko, James" w:date="2025-06-16T09:56:00Z" w16du:dateUtc="2025-06-16T12:56:00Z">
                <w:pPr>
                  <w:pStyle w:val="TableContents"/>
                  <w:spacing w:line="360" w:lineRule="auto"/>
                </w:pPr>
              </w:pPrChange>
            </w:pPr>
            <w:r w:rsidRPr="00990AA7">
              <w:t>-0.5</w:t>
            </w:r>
          </w:p>
        </w:tc>
        <w:tc>
          <w:tcPr>
            <w:tcW w:w="1570" w:type="dxa"/>
            <w:vAlign w:val="center"/>
          </w:tcPr>
          <w:p w14:paraId="1131D2F9" w14:textId="77777777" w:rsidR="002915AF" w:rsidRPr="00990AA7" w:rsidRDefault="002915AF">
            <w:pPr>
              <w:pStyle w:val="TableContents"/>
              <w:pPrChange w:id="1005" w:author="Boyko, James" w:date="2025-06-16T09:56:00Z" w16du:dateUtc="2025-06-16T12:56:00Z">
                <w:pPr>
                  <w:pStyle w:val="TableContents"/>
                  <w:spacing w:line="360" w:lineRule="auto"/>
                </w:pPr>
              </w:pPrChange>
            </w:pPr>
            <w:r w:rsidRPr="00990AA7">
              <w:t>0.46</w:t>
            </w:r>
          </w:p>
        </w:tc>
        <w:tc>
          <w:tcPr>
            <w:tcW w:w="1202" w:type="dxa"/>
            <w:vAlign w:val="center"/>
          </w:tcPr>
          <w:p w14:paraId="3F7765AF" w14:textId="77777777" w:rsidR="002915AF" w:rsidRPr="00990AA7" w:rsidRDefault="002915AF">
            <w:pPr>
              <w:pStyle w:val="TableContents"/>
              <w:pPrChange w:id="1006" w:author="Boyko, James" w:date="2025-06-16T09:56:00Z" w16du:dateUtc="2025-06-16T12:56:00Z">
                <w:pPr>
                  <w:pStyle w:val="TableContents"/>
                  <w:spacing w:line="360" w:lineRule="auto"/>
                </w:pPr>
              </w:pPrChange>
            </w:pPr>
            <w:r w:rsidRPr="00990AA7">
              <w:t>0.98</w:t>
            </w:r>
          </w:p>
        </w:tc>
      </w:tr>
      <w:tr w:rsidR="00990AA7" w:rsidRPr="00990AA7" w14:paraId="10AF73A3" w14:textId="77777777">
        <w:trPr>
          <w:trHeight w:val="311"/>
        </w:trPr>
        <w:tc>
          <w:tcPr>
            <w:tcW w:w="1749" w:type="dxa"/>
            <w:vAlign w:val="center"/>
          </w:tcPr>
          <w:p w14:paraId="1C8C4FDE" w14:textId="77777777" w:rsidR="002915AF" w:rsidRPr="00990AA7" w:rsidRDefault="002915AF">
            <w:pPr>
              <w:pStyle w:val="TableContents"/>
              <w:rPr>
                <w:i/>
                <w:iCs/>
              </w:rPr>
              <w:pPrChange w:id="1007"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4DE0C98B" w14:textId="77777777" w:rsidR="002915AF" w:rsidRPr="00990AA7" w:rsidRDefault="002915AF">
            <w:pPr>
              <w:pStyle w:val="TableContents"/>
              <w:pPrChange w:id="1008" w:author="Boyko, James" w:date="2025-06-16T09:56:00Z" w16du:dateUtc="2025-06-16T12:56:00Z">
                <w:pPr>
                  <w:pStyle w:val="TableContents"/>
                  <w:spacing w:line="360" w:lineRule="auto"/>
                </w:pPr>
              </w:pPrChange>
            </w:pPr>
            <w:r w:rsidRPr="00990AA7">
              <w:t>250</w:t>
            </w:r>
          </w:p>
        </w:tc>
        <w:tc>
          <w:tcPr>
            <w:tcW w:w="876" w:type="dxa"/>
            <w:vAlign w:val="center"/>
          </w:tcPr>
          <w:p w14:paraId="43A0C7CA" w14:textId="77777777" w:rsidR="002915AF" w:rsidRPr="00990AA7" w:rsidRDefault="002915AF">
            <w:pPr>
              <w:pStyle w:val="TableContents"/>
              <w:pPrChange w:id="1009" w:author="Boyko, James" w:date="2025-06-16T09:56:00Z" w16du:dateUtc="2025-06-16T12:56:00Z">
                <w:pPr>
                  <w:pStyle w:val="TableContents"/>
                  <w:spacing w:line="360" w:lineRule="auto"/>
                </w:pPr>
              </w:pPrChange>
            </w:pPr>
            <w:r w:rsidRPr="00990AA7">
              <w:t>0.48</w:t>
            </w:r>
          </w:p>
        </w:tc>
        <w:tc>
          <w:tcPr>
            <w:tcW w:w="1570" w:type="dxa"/>
            <w:vAlign w:val="center"/>
          </w:tcPr>
          <w:p w14:paraId="0A1D789D" w14:textId="77777777" w:rsidR="002915AF" w:rsidRPr="00990AA7" w:rsidRDefault="002915AF">
            <w:pPr>
              <w:pStyle w:val="TableContents"/>
              <w:pPrChange w:id="1010" w:author="Boyko, James" w:date="2025-06-16T09:56:00Z" w16du:dateUtc="2025-06-16T12:56:00Z">
                <w:pPr>
                  <w:pStyle w:val="TableContents"/>
                  <w:spacing w:line="360" w:lineRule="auto"/>
                </w:pPr>
              </w:pPrChange>
            </w:pPr>
            <w:r w:rsidRPr="00990AA7">
              <w:t>15.91</w:t>
            </w:r>
          </w:p>
        </w:tc>
        <w:tc>
          <w:tcPr>
            <w:tcW w:w="1202" w:type="dxa"/>
            <w:vAlign w:val="center"/>
          </w:tcPr>
          <w:p w14:paraId="27A8C58D" w14:textId="77777777" w:rsidR="002915AF" w:rsidRPr="00990AA7" w:rsidRDefault="002915AF">
            <w:pPr>
              <w:pStyle w:val="TableContents"/>
              <w:pPrChange w:id="1011" w:author="Boyko, James" w:date="2025-06-16T09:56:00Z" w16du:dateUtc="2025-06-16T12:56:00Z">
                <w:pPr>
                  <w:pStyle w:val="TableContents"/>
                  <w:spacing w:line="360" w:lineRule="auto"/>
                </w:pPr>
              </w:pPrChange>
            </w:pPr>
            <w:r w:rsidRPr="00990AA7">
              <w:t>3.92</w:t>
            </w:r>
          </w:p>
        </w:tc>
      </w:tr>
      <w:tr w:rsidR="00990AA7" w:rsidRPr="00990AA7" w14:paraId="36A80375" w14:textId="77777777">
        <w:trPr>
          <w:trHeight w:val="311"/>
        </w:trPr>
        <w:tc>
          <w:tcPr>
            <w:tcW w:w="1749" w:type="dxa"/>
            <w:vAlign w:val="center"/>
          </w:tcPr>
          <w:p w14:paraId="35F3FDA5" w14:textId="77777777" w:rsidR="002915AF" w:rsidRPr="00990AA7" w:rsidRDefault="002915AF">
            <w:pPr>
              <w:pStyle w:val="TableContents"/>
              <w:rPr>
                <w:i/>
                <w:iCs/>
              </w:rPr>
              <w:pPrChange w:id="1012" w:author="Boyko, James" w:date="2025-06-16T09:56:00Z" w16du:dateUtc="2025-06-16T12:56:00Z">
                <w:pPr>
                  <w:pStyle w:val="TableContents"/>
                  <w:spacing w:line="360" w:lineRule="auto"/>
                </w:pPr>
              </w:pPrChange>
            </w:pPr>
            <w:r w:rsidRPr="00990AA7">
              <w:rPr>
                <w:i/>
                <w:iCs/>
              </w:rPr>
              <w:t>er</w:t>
            </w:r>
          </w:p>
        </w:tc>
        <w:tc>
          <w:tcPr>
            <w:tcW w:w="1261" w:type="dxa"/>
            <w:vAlign w:val="center"/>
          </w:tcPr>
          <w:p w14:paraId="6C567D14" w14:textId="77777777" w:rsidR="002915AF" w:rsidRPr="00990AA7" w:rsidRDefault="002915AF">
            <w:pPr>
              <w:pStyle w:val="TableContents"/>
              <w:pPrChange w:id="1013" w:author="Boyko, James" w:date="2025-06-16T09:56:00Z" w16du:dateUtc="2025-06-16T12:56:00Z">
                <w:pPr>
                  <w:pStyle w:val="TableContents"/>
                  <w:spacing w:line="360" w:lineRule="auto"/>
                </w:pPr>
              </w:pPrChange>
            </w:pPr>
            <w:r w:rsidRPr="00990AA7">
              <w:t>250</w:t>
            </w:r>
          </w:p>
        </w:tc>
        <w:tc>
          <w:tcPr>
            <w:tcW w:w="876" w:type="dxa"/>
            <w:vAlign w:val="center"/>
          </w:tcPr>
          <w:p w14:paraId="4D0955CF" w14:textId="77777777" w:rsidR="002915AF" w:rsidRPr="00990AA7" w:rsidRDefault="002915AF">
            <w:pPr>
              <w:pStyle w:val="TableContents"/>
              <w:pPrChange w:id="1014" w:author="Boyko, James" w:date="2025-06-16T09:56:00Z" w16du:dateUtc="2025-06-16T12:56:00Z">
                <w:pPr>
                  <w:pStyle w:val="TableContents"/>
                  <w:spacing w:line="360" w:lineRule="auto"/>
                </w:pPr>
              </w:pPrChange>
            </w:pPr>
            <w:r w:rsidRPr="00990AA7">
              <w:t>0.47</w:t>
            </w:r>
          </w:p>
        </w:tc>
        <w:tc>
          <w:tcPr>
            <w:tcW w:w="1570" w:type="dxa"/>
            <w:vAlign w:val="center"/>
          </w:tcPr>
          <w:p w14:paraId="7A2DD577" w14:textId="77777777" w:rsidR="002915AF" w:rsidRPr="00990AA7" w:rsidRDefault="002915AF">
            <w:pPr>
              <w:pStyle w:val="TableContents"/>
              <w:pPrChange w:id="1015" w:author="Boyko, James" w:date="2025-06-16T09:56:00Z" w16du:dateUtc="2025-06-16T12:56:00Z">
                <w:pPr>
                  <w:pStyle w:val="TableContents"/>
                  <w:spacing w:line="360" w:lineRule="auto"/>
                </w:pPr>
              </w:pPrChange>
            </w:pPr>
            <w:r w:rsidRPr="00990AA7">
              <w:t>15.47</w:t>
            </w:r>
          </w:p>
        </w:tc>
        <w:tc>
          <w:tcPr>
            <w:tcW w:w="1202" w:type="dxa"/>
            <w:vAlign w:val="center"/>
          </w:tcPr>
          <w:p w14:paraId="4B632C51" w14:textId="77777777" w:rsidR="002915AF" w:rsidRPr="00990AA7" w:rsidRDefault="002915AF">
            <w:pPr>
              <w:pStyle w:val="TableContents"/>
              <w:pPrChange w:id="1016" w:author="Boyko, James" w:date="2025-06-16T09:56:00Z" w16du:dateUtc="2025-06-16T12:56:00Z">
                <w:pPr>
                  <w:pStyle w:val="TableContents"/>
                  <w:spacing w:line="360" w:lineRule="auto"/>
                </w:pPr>
              </w:pPrChange>
            </w:pPr>
            <w:r w:rsidRPr="00990AA7">
              <w:t>3.87</w:t>
            </w:r>
          </w:p>
        </w:tc>
      </w:tr>
      <w:tr w:rsidR="00990AA7" w:rsidRPr="00990AA7" w14:paraId="101BB4E5" w14:textId="77777777">
        <w:trPr>
          <w:trHeight w:val="311"/>
        </w:trPr>
        <w:tc>
          <w:tcPr>
            <w:tcW w:w="1749" w:type="dxa"/>
            <w:vAlign w:val="center"/>
          </w:tcPr>
          <w:p w14:paraId="669965C9" w14:textId="77777777" w:rsidR="002915AF" w:rsidRPr="00990AA7" w:rsidRDefault="002915AF">
            <w:pPr>
              <w:pStyle w:val="TableContents"/>
              <w:rPr>
                <w:i/>
                <w:iCs/>
              </w:rPr>
              <w:pPrChange w:id="1017" w:author="Boyko, James" w:date="2025-06-16T09:56:00Z" w16du:dateUtc="2025-06-16T12:56:00Z">
                <w:pPr>
                  <w:pStyle w:val="TableContents"/>
                  <w:spacing w:line="360" w:lineRule="auto"/>
                </w:pPr>
              </w:pPrChange>
            </w:pPr>
            <w:r w:rsidRPr="00990AA7">
              <w:rPr>
                <w:i/>
                <w:iCs/>
              </w:rPr>
              <w:t>l1</w:t>
            </w:r>
          </w:p>
        </w:tc>
        <w:tc>
          <w:tcPr>
            <w:tcW w:w="1261" w:type="dxa"/>
            <w:vAlign w:val="center"/>
          </w:tcPr>
          <w:p w14:paraId="25E2B866" w14:textId="77777777" w:rsidR="002915AF" w:rsidRPr="00990AA7" w:rsidRDefault="002915AF">
            <w:pPr>
              <w:pStyle w:val="TableContents"/>
              <w:pPrChange w:id="1018" w:author="Boyko, James" w:date="2025-06-16T09:56:00Z" w16du:dateUtc="2025-06-16T12:56:00Z">
                <w:pPr>
                  <w:pStyle w:val="TableContents"/>
                  <w:spacing w:line="360" w:lineRule="auto"/>
                </w:pPr>
              </w:pPrChange>
            </w:pPr>
            <w:r w:rsidRPr="00990AA7">
              <w:t>250</w:t>
            </w:r>
          </w:p>
        </w:tc>
        <w:tc>
          <w:tcPr>
            <w:tcW w:w="876" w:type="dxa"/>
            <w:vAlign w:val="center"/>
          </w:tcPr>
          <w:p w14:paraId="05C8D582" w14:textId="77777777" w:rsidR="002915AF" w:rsidRPr="00990AA7" w:rsidRDefault="002915AF">
            <w:pPr>
              <w:pStyle w:val="TableContents"/>
              <w:pPrChange w:id="1019" w:author="Boyko, James" w:date="2025-06-16T09:56:00Z" w16du:dateUtc="2025-06-16T12:56:00Z">
                <w:pPr>
                  <w:pStyle w:val="TableContents"/>
                  <w:spacing w:line="360" w:lineRule="auto"/>
                </w:pPr>
              </w:pPrChange>
            </w:pPr>
            <w:r w:rsidRPr="00990AA7">
              <w:t>0.04</w:t>
            </w:r>
          </w:p>
        </w:tc>
        <w:tc>
          <w:tcPr>
            <w:tcW w:w="1570" w:type="dxa"/>
            <w:vAlign w:val="center"/>
          </w:tcPr>
          <w:p w14:paraId="04B39567" w14:textId="77777777" w:rsidR="002915AF" w:rsidRPr="00990AA7" w:rsidRDefault="002915AF">
            <w:pPr>
              <w:pStyle w:val="TableContents"/>
              <w:pPrChange w:id="1020" w:author="Boyko, James" w:date="2025-06-16T09:56:00Z" w16du:dateUtc="2025-06-16T12:56:00Z">
                <w:pPr>
                  <w:pStyle w:val="TableContents"/>
                  <w:spacing w:line="360" w:lineRule="auto"/>
                </w:pPr>
              </w:pPrChange>
            </w:pPr>
            <w:r w:rsidRPr="00990AA7">
              <w:t>1.71</w:t>
            </w:r>
          </w:p>
        </w:tc>
        <w:tc>
          <w:tcPr>
            <w:tcW w:w="1202" w:type="dxa"/>
            <w:vAlign w:val="center"/>
          </w:tcPr>
          <w:p w14:paraId="7877343B" w14:textId="77777777" w:rsidR="002915AF" w:rsidRPr="00990AA7" w:rsidRDefault="002915AF">
            <w:pPr>
              <w:pStyle w:val="TableContents"/>
              <w:pPrChange w:id="1021" w:author="Boyko, James" w:date="2025-06-16T09:56:00Z" w16du:dateUtc="2025-06-16T12:56:00Z">
                <w:pPr>
                  <w:pStyle w:val="TableContents"/>
                  <w:spacing w:line="360" w:lineRule="auto"/>
                </w:pPr>
              </w:pPrChange>
            </w:pPr>
            <w:r w:rsidRPr="00990AA7">
              <w:t>1.18</w:t>
            </w:r>
          </w:p>
        </w:tc>
      </w:tr>
      <w:tr w:rsidR="00990AA7" w:rsidRPr="00990AA7" w14:paraId="29C6802C" w14:textId="77777777">
        <w:trPr>
          <w:trHeight w:val="311"/>
        </w:trPr>
        <w:tc>
          <w:tcPr>
            <w:tcW w:w="1749" w:type="dxa"/>
            <w:vAlign w:val="center"/>
          </w:tcPr>
          <w:p w14:paraId="11F7799B" w14:textId="77777777" w:rsidR="002915AF" w:rsidRPr="00990AA7" w:rsidRDefault="002915AF">
            <w:pPr>
              <w:pStyle w:val="TableContents"/>
              <w:rPr>
                <w:i/>
                <w:iCs/>
              </w:rPr>
              <w:pPrChange w:id="1022" w:author="Boyko, James" w:date="2025-06-16T09:56:00Z" w16du:dateUtc="2025-06-16T12:56:00Z">
                <w:pPr>
                  <w:pStyle w:val="TableContents"/>
                  <w:spacing w:line="360" w:lineRule="auto"/>
                </w:pPr>
              </w:pPrChange>
            </w:pPr>
            <w:r w:rsidRPr="00990AA7">
              <w:rPr>
                <w:i/>
                <w:iCs/>
              </w:rPr>
              <w:t>l2</w:t>
            </w:r>
          </w:p>
        </w:tc>
        <w:tc>
          <w:tcPr>
            <w:tcW w:w="1261" w:type="dxa"/>
            <w:vAlign w:val="center"/>
          </w:tcPr>
          <w:p w14:paraId="5E00DC90" w14:textId="77777777" w:rsidR="002915AF" w:rsidRPr="00990AA7" w:rsidRDefault="002915AF">
            <w:pPr>
              <w:pStyle w:val="TableContents"/>
              <w:pPrChange w:id="1023" w:author="Boyko, James" w:date="2025-06-16T09:56:00Z" w16du:dateUtc="2025-06-16T12:56:00Z">
                <w:pPr>
                  <w:pStyle w:val="TableContents"/>
                  <w:spacing w:line="360" w:lineRule="auto"/>
                </w:pPr>
              </w:pPrChange>
            </w:pPr>
            <w:r w:rsidRPr="00990AA7">
              <w:t>250</w:t>
            </w:r>
          </w:p>
        </w:tc>
        <w:tc>
          <w:tcPr>
            <w:tcW w:w="876" w:type="dxa"/>
            <w:vAlign w:val="center"/>
          </w:tcPr>
          <w:p w14:paraId="621A756C" w14:textId="77777777" w:rsidR="002915AF" w:rsidRPr="00990AA7" w:rsidRDefault="002915AF">
            <w:pPr>
              <w:pStyle w:val="TableContents"/>
              <w:pPrChange w:id="1024" w:author="Boyko, James" w:date="2025-06-16T09:56:00Z" w16du:dateUtc="2025-06-16T12:56:00Z">
                <w:pPr>
                  <w:pStyle w:val="TableContents"/>
                  <w:spacing w:line="360" w:lineRule="auto"/>
                </w:pPr>
              </w:pPrChange>
            </w:pPr>
            <w:r w:rsidRPr="00990AA7">
              <w:t>-0.33</w:t>
            </w:r>
          </w:p>
        </w:tc>
        <w:tc>
          <w:tcPr>
            <w:tcW w:w="1570" w:type="dxa"/>
            <w:vAlign w:val="center"/>
          </w:tcPr>
          <w:p w14:paraId="2C17ACC4" w14:textId="77777777" w:rsidR="002915AF" w:rsidRPr="00990AA7" w:rsidRDefault="002915AF">
            <w:pPr>
              <w:pStyle w:val="TableContents"/>
              <w:pPrChange w:id="1025" w:author="Boyko, James" w:date="2025-06-16T09:56:00Z" w16du:dateUtc="2025-06-16T12:56:00Z">
                <w:pPr>
                  <w:pStyle w:val="TableContents"/>
                  <w:spacing w:line="360" w:lineRule="auto"/>
                </w:pPr>
              </w:pPrChange>
            </w:pPr>
            <w:r w:rsidRPr="00990AA7">
              <w:t>0.5</w:t>
            </w:r>
          </w:p>
        </w:tc>
        <w:tc>
          <w:tcPr>
            <w:tcW w:w="1202" w:type="dxa"/>
            <w:vAlign w:val="center"/>
          </w:tcPr>
          <w:p w14:paraId="234BB0B3" w14:textId="77777777" w:rsidR="002915AF" w:rsidRPr="00990AA7" w:rsidRDefault="002915AF">
            <w:pPr>
              <w:pStyle w:val="TableContents"/>
              <w:pPrChange w:id="1026" w:author="Boyko, James" w:date="2025-06-16T09:56:00Z" w16du:dateUtc="2025-06-16T12:56:00Z">
                <w:pPr>
                  <w:pStyle w:val="TableContents"/>
                  <w:spacing w:line="360" w:lineRule="auto"/>
                </w:pPr>
              </w:pPrChange>
            </w:pPr>
            <w:r w:rsidRPr="00990AA7">
              <w:t>0.81</w:t>
            </w:r>
          </w:p>
        </w:tc>
      </w:tr>
      <w:tr w:rsidR="00990AA7" w:rsidRPr="00990AA7" w14:paraId="62F73EC4" w14:textId="77777777">
        <w:trPr>
          <w:trHeight w:val="311"/>
        </w:trPr>
        <w:tc>
          <w:tcPr>
            <w:tcW w:w="1749" w:type="dxa"/>
            <w:vAlign w:val="center"/>
          </w:tcPr>
          <w:p w14:paraId="3F2FD3DA" w14:textId="77777777" w:rsidR="002915AF" w:rsidRPr="00990AA7" w:rsidRDefault="002915AF">
            <w:pPr>
              <w:pStyle w:val="TableContents"/>
              <w:rPr>
                <w:i/>
                <w:iCs/>
              </w:rPr>
              <w:pPrChange w:id="1027"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28DF310E" w14:textId="77777777" w:rsidR="002915AF" w:rsidRPr="00990AA7" w:rsidRDefault="002915AF">
            <w:pPr>
              <w:pStyle w:val="TableContents"/>
              <w:pPrChange w:id="1028" w:author="Boyko, James" w:date="2025-06-16T09:56:00Z" w16du:dateUtc="2025-06-16T12:56:00Z">
                <w:pPr>
                  <w:pStyle w:val="TableContents"/>
                  <w:spacing w:line="360" w:lineRule="auto"/>
                </w:pPr>
              </w:pPrChange>
            </w:pPr>
            <w:r w:rsidRPr="00990AA7">
              <w:t>500</w:t>
            </w:r>
          </w:p>
        </w:tc>
        <w:tc>
          <w:tcPr>
            <w:tcW w:w="876" w:type="dxa"/>
            <w:vAlign w:val="center"/>
          </w:tcPr>
          <w:p w14:paraId="1569BE48" w14:textId="77777777" w:rsidR="002915AF" w:rsidRPr="00990AA7" w:rsidRDefault="002915AF">
            <w:pPr>
              <w:pStyle w:val="TableContents"/>
              <w:pPrChange w:id="1029" w:author="Boyko, James" w:date="2025-06-16T09:56:00Z" w16du:dateUtc="2025-06-16T12:56:00Z">
                <w:pPr>
                  <w:pStyle w:val="TableContents"/>
                  <w:spacing w:line="360" w:lineRule="auto"/>
                </w:pPr>
              </w:pPrChange>
            </w:pPr>
            <w:r w:rsidRPr="00990AA7">
              <w:t>0.16</w:t>
            </w:r>
          </w:p>
        </w:tc>
        <w:tc>
          <w:tcPr>
            <w:tcW w:w="1570" w:type="dxa"/>
            <w:vAlign w:val="center"/>
          </w:tcPr>
          <w:p w14:paraId="14B57B9E" w14:textId="77777777" w:rsidR="002915AF" w:rsidRPr="00990AA7" w:rsidRDefault="002915AF">
            <w:pPr>
              <w:pStyle w:val="TableContents"/>
              <w:pPrChange w:id="1030" w:author="Boyko, James" w:date="2025-06-16T09:56:00Z" w16du:dateUtc="2025-06-16T12:56:00Z">
                <w:pPr>
                  <w:pStyle w:val="TableContents"/>
                  <w:spacing w:line="360" w:lineRule="auto"/>
                </w:pPr>
              </w:pPrChange>
            </w:pPr>
            <w:r w:rsidRPr="00990AA7">
              <w:t>2.69</w:t>
            </w:r>
          </w:p>
        </w:tc>
        <w:tc>
          <w:tcPr>
            <w:tcW w:w="1202" w:type="dxa"/>
            <w:vAlign w:val="center"/>
          </w:tcPr>
          <w:p w14:paraId="11541D5D" w14:textId="77777777" w:rsidR="002915AF" w:rsidRPr="00990AA7" w:rsidRDefault="002915AF">
            <w:pPr>
              <w:pStyle w:val="TableContents"/>
              <w:pPrChange w:id="1031" w:author="Boyko, James" w:date="2025-06-16T09:56:00Z" w16du:dateUtc="2025-06-16T12:56:00Z">
                <w:pPr>
                  <w:pStyle w:val="TableContents"/>
                  <w:spacing w:line="360" w:lineRule="auto"/>
                </w:pPr>
              </w:pPrChange>
            </w:pPr>
            <w:r w:rsidRPr="00990AA7">
              <w:t>1.45</w:t>
            </w:r>
          </w:p>
        </w:tc>
      </w:tr>
      <w:tr w:rsidR="00990AA7" w:rsidRPr="00990AA7" w14:paraId="4DC130F0" w14:textId="77777777">
        <w:trPr>
          <w:trHeight w:val="311"/>
        </w:trPr>
        <w:tc>
          <w:tcPr>
            <w:tcW w:w="1749" w:type="dxa"/>
            <w:vAlign w:val="center"/>
          </w:tcPr>
          <w:p w14:paraId="422FD812" w14:textId="77777777" w:rsidR="002915AF" w:rsidRPr="00990AA7" w:rsidRDefault="002915AF">
            <w:pPr>
              <w:pStyle w:val="TableContents"/>
              <w:rPr>
                <w:i/>
                <w:iCs/>
              </w:rPr>
              <w:pPrChange w:id="1032" w:author="Boyko, James" w:date="2025-06-16T09:56:00Z" w16du:dateUtc="2025-06-16T12:56:00Z">
                <w:pPr>
                  <w:pStyle w:val="TableContents"/>
                  <w:spacing w:line="360" w:lineRule="auto"/>
                </w:pPr>
              </w:pPrChange>
            </w:pPr>
            <w:r w:rsidRPr="00990AA7">
              <w:rPr>
                <w:i/>
                <w:iCs/>
              </w:rPr>
              <w:t>er</w:t>
            </w:r>
          </w:p>
        </w:tc>
        <w:tc>
          <w:tcPr>
            <w:tcW w:w="1261" w:type="dxa"/>
            <w:vAlign w:val="center"/>
          </w:tcPr>
          <w:p w14:paraId="4080EF79" w14:textId="77777777" w:rsidR="002915AF" w:rsidRPr="00990AA7" w:rsidRDefault="002915AF">
            <w:pPr>
              <w:pStyle w:val="TableContents"/>
              <w:pPrChange w:id="1033" w:author="Boyko, James" w:date="2025-06-16T09:56:00Z" w16du:dateUtc="2025-06-16T12:56:00Z">
                <w:pPr>
                  <w:pStyle w:val="TableContents"/>
                  <w:spacing w:line="360" w:lineRule="auto"/>
                </w:pPr>
              </w:pPrChange>
            </w:pPr>
            <w:r w:rsidRPr="00990AA7">
              <w:t>500</w:t>
            </w:r>
          </w:p>
        </w:tc>
        <w:tc>
          <w:tcPr>
            <w:tcW w:w="876" w:type="dxa"/>
            <w:vAlign w:val="center"/>
          </w:tcPr>
          <w:p w14:paraId="2D6FD2FE" w14:textId="77777777" w:rsidR="002915AF" w:rsidRPr="00990AA7" w:rsidRDefault="002915AF">
            <w:pPr>
              <w:pStyle w:val="TableContents"/>
              <w:pPrChange w:id="1034" w:author="Boyko, James" w:date="2025-06-16T09:56:00Z" w16du:dateUtc="2025-06-16T12:56:00Z">
                <w:pPr>
                  <w:pStyle w:val="TableContents"/>
                  <w:spacing w:line="360" w:lineRule="auto"/>
                </w:pPr>
              </w:pPrChange>
            </w:pPr>
            <w:r w:rsidRPr="00990AA7">
              <w:t>0.16</w:t>
            </w:r>
          </w:p>
        </w:tc>
        <w:tc>
          <w:tcPr>
            <w:tcW w:w="1570" w:type="dxa"/>
            <w:vAlign w:val="center"/>
          </w:tcPr>
          <w:p w14:paraId="35FE328A" w14:textId="77777777" w:rsidR="002915AF" w:rsidRPr="00990AA7" w:rsidRDefault="002915AF">
            <w:pPr>
              <w:pStyle w:val="TableContents"/>
              <w:pPrChange w:id="1035" w:author="Boyko, James" w:date="2025-06-16T09:56:00Z" w16du:dateUtc="2025-06-16T12:56:00Z">
                <w:pPr>
                  <w:pStyle w:val="TableContents"/>
                  <w:spacing w:line="360" w:lineRule="auto"/>
                </w:pPr>
              </w:pPrChange>
            </w:pPr>
            <w:r w:rsidRPr="00990AA7">
              <w:t>2.71</w:t>
            </w:r>
          </w:p>
        </w:tc>
        <w:tc>
          <w:tcPr>
            <w:tcW w:w="1202" w:type="dxa"/>
            <w:vAlign w:val="center"/>
          </w:tcPr>
          <w:p w14:paraId="73E5B0EC" w14:textId="77777777" w:rsidR="002915AF" w:rsidRPr="00990AA7" w:rsidRDefault="002915AF">
            <w:pPr>
              <w:pStyle w:val="TableContents"/>
              <w:pPrChange w:id="1036" w:author="Boyko, James" w:date="2025-06-16T09:56:00Z" w16du:dateUtc="2025-06-16T12:56:00Z">
                <w:pPr>
                  <w:pStyle w:val="TableContents"/>
                  <w:spacing w:line="360" w:lineRule="auto"/>
                </w:pPr>
              </w:pPrChange>
            </w:pPr>
            <w:r w:rsidRPr="00990AA7">
              <w:t>1.46</w:t>
            </w:r>
          </w:p>
        </w:tc>
      </w:tr>
      <w:tr w:rsidR="00990AA7" w:rsidRPr="00990AA7" w14:paraId="005828EA" w14:textId="77777777">
        <w:trPr>
          <w:trHeight w:val="311"/>
        </w:trPr>
        <w:tc>
          <w:tcPr>
            <w:tcW w:w="1749" w:type="dxa"/>
            <w:vAlign w:val="center"/>
          </w:tcPr>
          <w:p w14:paraId="077F53EA" w14:textId="77777777" w:rsidR="002915AF" w:rsidRPr="00990AA7" w:rsidRDefault="002915AF">
            <w:pPr>
              <w:pStyle w:val="TableContents"/>
              <w:rPr>
                <w:i/>
                <w:iCs/>
              </w:rPr>
              <w:pPrChange w:id="1037" w:author="Boyko, James" w:date="2025-06-16T09:56:00Z" w16du:dateUtc="2025-06-16T12:56:00Z">
                <w:pPr>
                  <w:pStyle w:val="TableContents"/>
                  <w:spacing w:line="360" w:lineRule="auto"/>
                </w:pPr>
              </w:pPrChange>
            </w:pPr>
            <w:r w:rsidRPr="00990AA7">
              <w:rPr>
                <w:i/>
                <w:iCs/>
              </w:rPr>
              <w:t>l1</w:t>
            </w:r>
          </w:p>
        </w:tc>
        <w:tc>
          <w:tcPr>
            <w:tcW w:w="1261" w:type="dxa"/>
            <w:vAlign w:val="center"/>
          </w:tcPr>
          <w:p w14:paraId="3AC2DAA0" w14:textId="77777777" w:rsidR="002915AF" w:rsidRPr="00990AA7" w:rsidRDefault="002915AF">
            <w:pPr>
              <w:pStyle w:val="TableContents"/>
              <w:pPrChange w:id="1038" w:author="Boyko, James" w:date="2025-06-16T09:56:00Z" w16du:dateUtc="2025-06-16T12:56:00Z">
                <w:pPr>
                  <w:pStyle w:val="TableContents"/>
                  <w:spacing w:line="360" w:lineRule="auto"/>
                </w:pPr>
              </w:pPrChange>
            </w:pPr>
            <w:r w:rsidRPr="00990AA7">
              <w:t>500</w:t>
            </w:r>
          </w:p>
        </w:tc>
        <w:tc>
          <w:tcPr>
            <w:tcW w:w="876" w:type="dxa"/>
            <w:vAlign w:val="center"/>
          </w:tcPr>
          <w:p w14:paraId="604A02D1" w14:textId="77777777" w:rsidR="002915AF" w:rsidRPr="00990AA7" w:rsidRDefault="002915AF">
            <w:pPr>
              <w:pStyle w:val="TableContents"/>
              <w:pPrChange w:id="1039" w:author="Boyko, James" w:date="2025-06-16T09:56:00Z" w16du:dateUtc="2025-06-16T12:56:00Z">
                <w:pPr>
                  <w:pStyle w:val="TableContents"/>
                  <w:spacing w:line="360" w:lineRule="auto"/>
                </w:pPr>
              </w:pPrChange>
            </w:pPr>
            <w:r w:rsidRPr="00990AA7">
              <w:t>0.04</w:t>
            </w:r>
          </w:p>
        </w:tc>
        <w:tc>
          <w:tcPr>
            <w:tcW w:w="1570" w:type="dxa"/>
            <w:vAlign w:val="center"/>
          </w:tcPr>
          <w:p w14:paraId="125AEBD6" w14:textId="77777777" w:rsidR="002915AF" w:rsidRPr="00990AA7" w:rsidRDefault="002915AF">
            <w:pPr>
              <w:pStyle w:val="TableContents"/>
              <w:pPrChange w:id="1040" w:author="Boyko, James" w:date="2025-06-16T09:56:00Z" w16du:dateUtc="2025-06-16T12:56:00Z">
                <w:pPr>
                  <w:pStyle w:val="TableContents"/>
                  <w:spacing w:line="360" w:lineRule="auto"/>
                </w:pPr>
              </w:pPrChange>
            </w:pPr>
            <w:r w:rsidRPr="00990AA7">
              <w:t>1.21</w:t>
            </w:r>
          </w:p>
        </w:tc>
        <w:tc>
          <w:tcPr>
            <w:tcW w:w="1202" w:type="dxa"/>
            <w:vAlign w:val="center"/>
          </w:tcPr>
          <w:p w14:paraId="45163766" w14:textId="77777777" w:rsidR="002915AF" w:rsidRPr="00990AA7" w:rsidRDefault="002915AF">
            <w:pPr>
              <w:pStyle w:val="TableContents"/>
              <w:pPrChange w:id="1041" w:author="Boyko, James" w:date="2025-06-16T09:56:00Z" w16du:dateUtc="2025-06-16T12:56:00Z">
                <w:pPr>
                  <w:pStyle w:val="TableContents"/>
                  <w:spacing w:line="360" w:lineRule="auto"/>
                </w:pPr>
              </w:pPrChange>
            </w:pPr>
            <w:r w:rsidRPr="00990AA7">
              <w:t>0.86</w:t>
            </w:r>
          </w:p>
        </w:tc>
      </w:tr>
      <w:tr w:rsidR="00990AA7" w:rsidRPr="00990AA7" w14:paraId="76D7813E" w14:textId="77777777">
        <w:trPr>
          <w:trHeight w:val="311"/>
        </w:trPr>
        <w:tc>
          <w:tcPr>
            <w:tcW w:w="1749" w:type="dxa"/>
            <w:tcBorders>
              <w:bottom w:val="single" w:sz="6" w:space="0" w:color="000000"/>
            </w:tcBorders>
            <w:vAlign w:val="center"/>
          </w:tcPr>
          <w:p w14:paraId="512638DA" w14:textId="77777777" w:rsidR="002915AF" w:rsidRPr="00990AA7" w:rsidRDefault="002915AF">
            <w:pPr>
              <w:pStyle w:val="TableContents"/>
              <w:rPr>
                <w:i/>
                <w:iCs/>
              </w:rPr>
              <w:pPrChange w:id="1042" w:author="Boyko, James" w:date="2025-06-16T09:56:00Z" w16du:dateUtc="2025-06-16T12:56:00Z">
                <w:pPr>
                  <w:pStyle w:val="TableContents"/>
                  <w:spacing w:line="360" w:lineRule="auto"/>
                </w:pPr>
              </w:pPrChange>
            </w:pPr>
            <w:r w:rsidRPr="00990AA7">
              <w:rPr>
                <w:i/>
                <w:iCs/>
              </w:rPr>
              <w:t>l2</w:t>
            </w:r>
          </w:p>
        </w:tc>
        <w:tc>
          <w:tcPr>
            <w:tcW w:w="1261" w:type="dxa"/>
            <w:tcBorders>
              <w:bottom w:val="single" w:sz="6" w:space="0" w:color="000000"/>
            </w:tcBorders>
            <w:vAlign w:val="center"/>
          </w:tcPr>
          <w:p w14:paraId="425FE49B" w14:textId="77777777" w:rsidR="002915AF" w:rsidRPr="00990AA7" w:rsidRDefault="002915AF">
            <w:pPr>
              <w:pStyle w:val="TableContents"/>
              <w:pPrChange w:id="1043" w:author="Boyko, James" w:date="2025-06-16T09:56:00Z" w16du:dateUtc="2025-06-16T12:56:00Z">
                <w:pPr>
                  <w:pStyle w:val="TableContents"/>
                  <w:spacing w:line="360" w:lineRule="auto"/>
                </w:pPr>
              </w:pPrChange>
            </w:pPr>
            <w:r w:rsidRPr="00990AA7">
              <w:t>500</w:t>
            </w:r>
          </w:p>
        </w:tc>
        <w:tc>
          <w:tcPr>
            <w:tcW w:w="876" w:type="dxa"/>
            <w:tcBorders>
              <w:bottom w:val="single" w:sz="6" w:space="0" w:color="000000"/>
            </w:tcBorders>
            <w:vAlign w:val="center"/>
          </w:tcPr>
          <w:p w14:paraId="73D1D543" w14:textId="77777777" w:rsidR="002915AF" w:rsidRPr="00990AA7" w:rsidRDefault="002915AF">
            <w:pPr>
              <w:pStyle w:val="TableContents"/>
              <w:pPrChange w:id="1044" w:author="Boyko, James" w:date="2025-06-16T09:56:00Z" w16du:dateUtc="2025-06-16T12:56:00Z">
                <w:pPr>
                  <w:pStyle w:val="TableContents"/>
                  <w:spacing w:line="360" w:lineRule="auto"/>
                </w:pPr>
              </w:pPrChange>
            </w:pPr>
            <w:r w:rsidRPr="00990AA7">
              <w:t>-0.21</w:t>
            </w:r>
          </w:p>
        </w:tc>
        <w:tc>
          <w:tcPr>
            <w:tcW w:w="1570" w:type="dxa"/>
            <w:tcBorders>
              <w:bottom w:val="single" w:sz="6" w:space="0" w:color="000000"/>
            </w:tcBorders>
            <w:vAlign w:val="center"/>
          </w:tcPr>
          <w:p w14:paraId="53EF6C11" w14:textId="77777777" w:rsidR="002915AF" w:rsidRPr="00990AA7" w:rsidRDefault="002915AF">
            <w:pPr>
              <w:pStyle w:val="TableContents"/>
              <w:pPrChange w:id="1045" w:author="Boyko, James" w:date="2025-06-16T09:56:00Z" w16du:dateUtc="2025-06-16T12:56:00Z">
                <w:pPr>
                  <w:pStyle w:val="TableContents"/>
                  <w:spacing w:line="360" w:lineRule="auto"/>
                </w:pPr>
              </w:pPrChange>
            </w:pPr>
            <w:r w:rsidRPr="00990AA7">
              <w:t>0.49</w:t>
            </w:r>
          </w:p>
        </w:tc>
        <w:tc>
          <w:tcPr>
            <w:tcW w:w="1202" w:type="dxa"/>
            <w:tcBorders>
              <w:bottom w:val="single" w:sz="6" w:space="0" w:color="000000"/>
            </w:tcBorders>
            <w:vAlign w:val="center"/>
          </w:tcPr>
          <w:p w14:paraId="2311A444" w14:textId="77777777" w:rsidR="002915AF" w:rsidRPr="00990AA7" w:rsidRDefault="002915AF">
            <w:pPr>
              <w:pStyle w:val="TableContents"/>
              <w:pPrChange w:id="1046" w:author="Boyko, James" w:date="2025-06-16T09:56:00Z" w16du:dateUtc="2025-06-16T12:56:00Z">
                <w:pPr>
                  <w:pStyle w:val="TableContents"/>
                  <w:spacing w:line="360" w:lineRule="auto"/>
                </w:pPr>
              </w:pPrChange>
            </w:pPr>
            <w:r w:rsidRPr="00990AA7">
              <w:t>0.64</w:t>
            </w:r>
          </w:p>
        </w:tc>
      </w:tr>
    </w:tbl>
    <w:p w14:paraId="53D12730" w14:textId="77777777" w:rsidR="00EB0295" w:rsidRPr="00990AA7" w:rsidRDefault="00EB0295" w:rsidP="00B20478">
      <w:pPr>
        <w:spacing w:line="360" w:lineRule="auto"/>
      </w:pPr>
    </w:p>
    <w:p w14:paraId="47F76639" w14:textId="77777777" w:rsidR="00122183" w:rsidRPr="00990AA7" w:rsidRDefault="00122183" w:rsidP="00B20478">
      <w:pPr>
        <w:pStyle w:val="BodyText"/>
        <w:keepNext/>
        <w:spacing w:after="0" w:line="360" w:lineRule="auto"/>
      </w:pPr>
      <w:r w:rsidRPr="00990AA7">
        <w:rPr>
          <w:noProof/>
        </w:rPr>
        <w:lastRenderedPageBreak/>
        <w:drawing>
          <wp:inline distT="0" distB="0" distL="0" distR="0" wp14:anchorId="2CF4B68D" wp14:editId="37D84651">
            <wp:extent cx="2616408" cy="3638811"/>
            <wp:effectExtent l="0" t="0" r="0" b="0"/>
            <wp:docPr id="3" name="Image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 of colored lines&#10;&#10;Description automatically generated"/>
                    <pic:cNvPicPr>
                      <a:picLocks noChangeAspect="1" noChangeArrowheads="1"/>
                    </pic:cNvPicPr>
                  </pic:nvPicPr>
                  <pic:blipFill>
                    <a:blip r:embed="rId9"/>
                    <a:stretch>
                      <a:fillRect/>
                    </a:stretch>
                  </pic:blipFill>
                  <pic:spPr bwMode="auto">
                    <a:xfrm>
                      <a:off x="0" y="0"/>
                      <a:ext cx="2645995" cy="3679960"/>
                    </a:xfrm>
                    <a:prstGeom prst="rect">
                      <a:avLst/>
                    </a:prstGeom>
                  </pic:spPr>
                </pic:pic>
              </a:graphicData>
            </a:graphic>
          </wp:inline>
        </w:drawing>
      </w:r>
    </w:p>
    <w:p w14:paraId="4C4441B2" w14:textId="4BF14B10" w:rsidR="000C6C6A" w:rsidRPr="000C6C6A" w:rsidRDefault="00122183">
      <w:pPr>
        <w:pStyle w:val="Caption"/>
        <w:spacing w:before="0" w:after="0"/>
        <w:pPrChange w:id="1047" w:author="Boyko, James" w:date="2025-06-16T09:54:00Z" w16du:dateUtc="2025-06-16T12:54:00Z">
          <w:pPr>
            <w:pStyle w:val="Caption"/>
            <w:spacing w:before="0" w:after="0" w:line="360" w:lineRule="auto"/>
          </w:pPr>
        </w:pPrChange>
      </w:pPr>
      <w:r w:rsidRPr="00990AA7">
        <w:t xml:space="preserve">Figure </w:t>
      </w:r>
      <w:fldSimple w:instr=" SEQ Figure \* ARABIC ">
        <w:r w:rsidR="004B0387">
          <w:rPr>
            <w:noProof/>
          </w:rPr>
          <w:t>3</w:t>
        </w:r>
      </w:fldSimple>
      <w:r w:rsidR="00C23952" w:rsidRPr="00990AA7">
        <w:t xml:space="preserve"> –</w:t>
      </w:r>
      <w:r w:rsidRPr="00990AA7">
        <w:t xml:space="preserve"> </w:t>
      </w:r>
      <w:r w:rsidR="000C6C6A" w:rsidRPr="00990AA7">
        <w:t>Comparison of parameter estimates across different regularization methods and phylogeny sizes. The dashed line represents a perfectly unbiased estimate (0). Both l1 and l2 regularization show markedly reduced variance compared to unregularized and er regularized models.</w:t>
      </w:r>
      <w:r w:rsidR="00BF0630" w:rsidRPr="00990AA7">
        <w:t xml:space="preserve"> The median values of both</w:t>
      </w:r>
      <w:r w:rsidR="000C6C6A" w:rsidRPr="00990AA7">
        <w:t xml:space="preserve"> l1 regularization </w:t>
      </w:r>
      <w:r w:rsidR="00BF0630" w:rsidRPr="00990AA7">
        <w:t xml:space="preserve">and </w:t>
      </w:r>
      <w:r w:rsidR="000C6C6A" w:rsidRPr="00990AA7">
        <w:t xml:space="preserve">l2 regularization consistently demonstrate a moderate downward bias. </w:t>
      </w:r>
    </w:p>
    <w:p w14:paraId="7199151D" w14:textId="0841D24F" w:rsidR="000C6C6A" w:rsidRPr="000C6C6A" w:rsidRDefault="004C117C" w:rsidP="00B20478">
      <w:pPr>
        <w:pStyle w:val="Caption"/>
        <w:spacing w:before="0" w:after="0" w:line="360" w:lineRule="auto"/>
        <w:rPr>
          <w:vanish/>
        </w:rPr>
      </w:pPr>
      <w:ins w:id="1048" w:author="Boyko, James" w:date="2025-06-16T18:01:00Z" w16du:dateUtc="2025-06-16T21:01:00Z">
        <w:r>
          <w:rPr>
            <w:noProof/>
            <w:vanish/>
          </w:rPr>
          <w:drawing>
            <wp:inline distT="0" distB="0" distL="0" distR="0" wp14:anchorId="602DE482" wp14:editId="385A8DC0">
              <wp:extent cx="6332220" cy="6076315"/>
              <wp:effectExtent l="0" t="0" r="5080" b="0"/>
              <wp:docPr id="1144517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7847"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32220" cy="6076315"/>
                      </a:xfrm>
                      <a:prstGeom prst="rect">
                        <a:avLst/>
                      </a:prstGeom>
                    </pic:spPr>
                  </pic:pic>
                </a:graphicData>
              </a:graphic>
            </wp:inline>
          </w:drawing>
        </w:r>
      </w:ins>
      <w:r w:rsidR="000C6C6A" w:rsidRPr="000C6C6A">
        <w:rPr>
          <w:vanish/>
        </w:rPr>
        <w:t>Bottom of Form</w:t>
      </w:r>
    </w:p>
    <w:p w14:paraId="128DB238" w14:textId="18CBF65E" w:rsidR="00122183" w:rsidRPr="00990AA7" w:rsidRDefault="00122183" w:rsidP="00B20478">
      <w:pPr>
        <w:pStyle w:val="Caption"/>
        <w:spacing w:before="0" w:after="0" w:line="360" w:lineRule="auto"/>
        <w:rPr>
          <w:rFonts w:ascii="Times New Roman" w:eastAsia="Times New Roman" w:hAnsi="Times New Roman" w:cs="Times New Roman"/>
          <w:i w:val="0"/>
          <w:iCs w:val="0"/>
        </w:rPr>
      </w:pPr>
    </w:p>
    <w:p w14:paraId="19D92E43" w14:textId="4D07CF8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II: </w:t>
      </w:r>
      <w:del w:id="1049" w:author="Boyko, James" w:date="2025-06-18T14:27:00Z" w16du:dateUtc="2025-06-18T17:27:00Z">
        <w:r w:rsidRPr="00990AA7" w:rsidDel="000A4DA5">
          <w:rPr>
            <w:rFonts w:ascii="Times New Roman" w:eastAsia="Times New Roman" w:hAnsi="Times New Roman" w:cs="Times New Roman"/>
            <w:i/>
            <w:iCs/>
          </w:rPr>
          <w:delText xml:space="preserve">Similar </w:delText>
        </w:r>
      </w:del>
      <w:r w:rsidRPr="00990AA7">
        <w:rPr>
          <w:rFonts w:ascii="Times New Roman" w:eastAsia="Times New Roman" w:hAnsi="Times New Roman" w:cs="Times New Roman"/>
          <w:i/>
          <w:iCs/>
        </w:rPr>
        <w:t xml:space="preserve">performance for model selection </w:t>
      </w:r>
    </w:p>
    <w:p w14:paraId="6E0F305F" w14:textId="6357DCA2" w:rsidR="00104C40"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Both regularized and unregularized methods preformed equally well when it came to automatically inferring the generating model structure (Table 2). The most substantial differences are seen for hidden state models where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models were better at detecting the magnitude of the differences of the rate classes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sidRPr="00990AA7">
        <w:rPr>
          <w:rFonts w:ascii="Times New Roman" w:eastAsia="Times New Roman" w:hAnsi="Times New Roman" w:cs="Times New Roman"/>
        </w:rPr>
        <w:t>) and at detecting that the transitions between observed states were the same within their rate class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Otherwise, it is worth considering the overall performance of automatic model selection and determining which tests posed the greatest difficulties. For the dependent model, only ~50% of the dredges were able to detect that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sidRPr="00990AA7">
        <w:rPr>
          <w:rFonts w:ascii="Times New Roman" w:eastAsia="Times New Roman" w:hAnsi="Times New Roman" w:cs="Times New Roman"/>
        </w:rPr>
        <w:t xml:space="preserve">) is also one in which the model only needs to avoid dropping parameters and should be expected to pass by default. It is more concerning that the pass rate was only around 50% for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sidRPr="00990AA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sidRPr="00990AA7">
        <w:rPr>
          <w:rFonts w:ascii="Times New Roman" w:eastAsia="Times New Roman" w:hAnsi="Times New Roman" w:cs="Times New Roman"/>
        </w:rPr>
        <w:t xml:space="preserve"> because these are the defining features of the ordered model. However, just because the generating model was an ordered model does not mean that the simulated data will most </w:t>
      </w:r>
      <w:r w:rsidRPr="00990AA7">
        <w:rPr>
          <w:rFonts w:ascii="Times New Roman" w:eastAsia="Times New Roman" w:hAnsi="Times New Roman" w:cs="Times New Roman"/>
        </w:rPr>
        <w:lastRenderedPageBreak/>
        <w:t xml:space="preserve">support that model. The randomness </w:t>
      </w:r>
      <w:r w:rsidR="009F68C6" w:rsidRPr="00990AA7">
        <w:rPr>
          <w:rFonts w:ascii="Times New Roman" w:eastAsia="Times New Roman" w:hAnsi="Times New Roman" w:cs="Times New Roman"/>
        </w:rPr>
        <w:t xml:space="preserve">and finiteness </w:t>
      </w:r>
      <w:r w:rsidRPr="00990AA7">
        <w:rPr>
          <w:rFonts w:ascii="Times New Roman" w:eastAsia="Times New Roman" w:hAnsi="Times New Roman" w:cs="Times New Roman"/>
        </w:rPr>
        <w:t xml:space="preserve">of the generated data means that one cannot expect the generating model to always be the most supported. Viewing these results relative to the standard Mk model, the regularization approaches </w:t>
      </w:r>
      <w:r w:rsidR="00E14171" w:rsidRPr="00990AA7">
        <w:rPr>
          <w:rFonts w:ascii="Times New Roman" w:eastAsia="Times New Roman" w:hAnsi="Times New Roman" w:cs="Times New Roman"/>
        </w:rPr>
        <w:t>matched</w:t>
      </w:r>
      <w:r w:rsidRPr="00990AA7">
        <w:rPr>
          <w:rFonts w:ascii="Times New Roman" w:eastAsia="Times New Roman" w:hAnsi="Times New Roman" w:cs="Times New Roman"/>
        </w:rPr>
        <w:t xml:space="preserve"> traditional unregularized methods. </w:t>
      </w:r>
    </w:p>
    <w:p w14:paraId="48FD5352" w14:textId="4D1AFF3F" w:rsidR="00EB0295" w:rsidRPr="00990AA7" w:rsidRDefault="00000000">
      <w:pPr>
        <w:pStyle w:val="Table"/>
        <w:keepNext/>
        <w:spacing w:before="0" w:after="0"/>
        <w:pPrChange w:id="1050" w:author="Boyko, James" w:date="2025-06-16T09:54:00Z" w16du:dateUtc="2025-06-16T12:54:00Z">
          <w:pPr>
            <w:pStyle w:val="Table"/>
            <w:keepNext/>
            <w:spacing w:before="0" w:after="0" w:line="360" w:lineRule="auto"/>
          </w:pPr>
        </w:pPrChange>
      </w:pPr>
      <w:r w:rsidRPr="00990AA7">
        <w:t xml:space="preserve">Table </w:t>
      </w:r>
      <w:fldSimple w:instr=" SEQ Table \* ARABIC ">
        <w:r w:rsidR="00EB0295" w:rsidRPr="00990AA7">
          <w:t>2</w:t>
        </w:r>
      </w:fldSimple>
      <w:r w:rsidRPr="00990AA7">
        <w:t xml:space="preserve">: </w:t>
      </w:r>
      <w:r w:rsidR="0008638E" w:rsidRPr="00990AA7">
        <w:t xml:space="preserve">Results from structure tests comparing regularized and unregularized methods for model inference. </w:t>
      </w:r>
      <w:ins w:id="1051" w:author="Boyko, James" w:date="2025-06-14T11:50:00Z" w16du:dateUtc="2025-06-14T14:50:00Z">
        <w:r w:rsidR="0047083D">
          <w:t xml:space="preserve">Right hand values indicate the proportion of time each regularization framework passed the </w:t>
        </w:r>
        <w:r w:rsidR="009D7FD8">
          <w:t xml:space="preserve">row’s </w:t>
        </w:r>
        <w:r w:rsidR="0047083D">
          <w:t xml:space="preserve">Focal Test. </w:t>
        </w:r>
      </w:ins>
      <w:r w:rsidR="0008638E" w:rsidRPr="00990AA7">
        <w:t xml:space="preserve">All methods, including Mk, l1, l2, and er regularization, performed similarly in identifying the generating model structure. Regularized approaches, particularly l1 and l2, demonstrated advantages in hidden state models by better detecting the magnitude of rate class differences and the equality of transitions within rate classes. However, challenges remained for tests defining specific models, such as the ordered model. </w:t>
      </w:r>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990AA7" w:rsidRPr="00990AA7" w14:paraId="13694092" w14:textId="77777777" w:rsidTr="001D34B1">
        <w:trPr>
          <w:trHeight w:val="301"/>
        </w:trPr>
        <w:tc>
          <w:tcPr>
            <w:tcW w:w="1986" w:type="dxa"/>
            <w:tcBorders>
              <w:top w:val="single" w:sz="6" w:space="0" w:color="000000"/>
              <w:bottom w:val="single" w:sz="6" w:space="0" w:color="000000"/>
            </w:tcBorders>
            <w:shd w:val="clear" w:color="auto" w:fill="CCCCCC"/>
            <w:vAlign w:val="bottom"/>
          </w:tcPr>
          <w:p w14:paraId="39723D4B" w14:textId="77777777" w:rsidR="00EB0295" w:rsidRPr="00990AA7" w:rsidRDefault="00000000">
            <w:pPr>
              <w:widowControl w:val="0"/>
              <w:rPr>
                <w:b/>
                <w:bCs/>
              </w:rPr>
              <w:pPrChange w:id="1052" w:author="Boyko, James" w:date="2025-06-16T09:55:00Z" w16du:dateUtc="2025-06-16T12:55:00Z">
                <w:pPr>
                  <w:widowControl w:val="0"/>
                  <w:spacing w:line="360" w:lineRule="auto"/>
                </w:pPr>
              </w:pPrChange>
            </w:pPr>
            <w:r w:rsidRPr="00990AA7">
              <w:rPr>
                <w:b/>
                <w:bCs/>
              </w:rPr>
              <w:t>Generating model</w:t>
            </w:r>
          </w:p>
        </w:tc>
        <w:tc>
          <w:tcPr>
            <w:tcW w:w="2754" w:type="dxa"/>
            <w:tcBorders>
              <w:top w:val="single" w:sz="6" w:space="0" w:color="000000"/>
              <w:bottom w:val="single" w:sz="6" w:space="0" w:color="000000"/>
            </w:tcBorders>
            <w:shd w:val="clear" w:color="auto" w:fill="CCCCCC"/>
            <w:vAlign w:val="bottom"/>
          </w:tcPr>
          <w:p w14:paraId="6EA62B2D" w14:textId="77777777" w:rsidR="00EB0295" w:rsidRPr="00990AA7" w:rsidRDefault="00000000">
            <w:pPr>
              <w:widowControl w:val="0"/>
              <w:rPr>
                <w:b/>
                <w:bCs/>
              </w:rPr>
              <w:pPrChange w:id="1053" w:author="Boyko, James" w:date="2025-06-16T09:55:00Z" w16du:dateUtc="2025-06-16T12:55:00Z">
                <w:pPr>
                  <w:widowControl w:val="0"/>
                  <w:spacing w:line="360" w:lineRule="auto"/>
                </w:pPr>
              </w:pPrChange>
            </w:pPr>
            <w:r w:rsidRPr="00990AA7">
              <w:rPr>
                <w:b/>
                <w:bCs/>
              </w:rPr>
              <w:t>Focal Test</w:t>
            </w:r>
          </w:p>
        </w:tc>
        <w:tc>
          <w:tcPr>
            <w:tcW w:w="540" w:type="dxa"/>
            <w:tcBorders>
              <w:top w:val="single" w:sz="6" w:space="0" w:color="000000"/>
              <w:bottom w:val="single" w:sz="6" w:space="0" w:color="000000"/>
            </w:tcBorders>
            <w:shd w:val="clear" w:color="auto" w:fill="CCCCCC"/>
            <w:vAlign w:val="bottom"/>
          </w:tcPr>
          <w:p w14:paraId="77D361BE" w14:textId="77777777" w:rsidR="00EB0295" w:rsidRPr="00990AA7" w:rsidRDefault="00000000">
            <w:pPr>
              <w:widowControl w:val="0"/>
              <w:rPr>
                <w:b/>
                <w:bCs/>
                <w:i/>
                <w:iCs/>
              </w:rPr>
              <w:pPrChange w:id="1054" w:author="Boyko, James" w:date="2025-06-16T09:55:00Z" w16du:dateUtc="2025-06-16T12:55:00Z">
                <w:pPr>
                  <w:widowControl w:val="0"/>
                  <w:spacing w:line="360" w:lineRule="auto"/>
                </w:pPr>
              </w:pPrChange>
            </w:pPr>
            <w:r w:rsidRPr="00990AA7">
              <w:rPr>
                <w:b/>
                <w:bCs/>
                <w:i/>
                <w:iCs/>
              </w:rPr>
              <w:t>Mk</w:t>
            </w:r>
          </w:p>
        </w:tc>
        <w:tc>
          <w:tcPr>
            <w:tcW w:w="540" w:type="dxa"/>
            <w:tcBorders>
              <w:top w:val="single" w:sz="6" w:space="0" w:color="000000"/>
              <w:bottom w:val="single" w:sz="6" w:space="0" w:color="000000"/>
            </w:tcBorders>
            <w:shd w:val="clear" w:color="auto" w:fill="CCCCCC"/>
            <w:vAlign w:val="bottom"/>
          </w:tcPr>
          <w:p w14:paraId="0359B4BB" w14:textId="77777777" w:rsidR="00EB0295" w:rsidRPr="00990AA7" w:rsidRDefault="00000000">
            <w:pPr>
              <w:widowControl w:val="0"/>
              <w:rPr>
                <w:b/>
                <w:bCs/>
                <w:i/>
                <w:iCs/>
              </w:rPr>
              <w:pPrChange w:id="1055" w:author="Boyko, James" w:date="2025-06-16T09:55:00Z" w16du:dateUtc="2025-06-16T12:55:00Z">
                <w:pPr>
                  <w:widowControl w:val="0"/>
                  <w:spacing w:line="360" w:lineRule="auto"/>
                </w:pPr>
              </w:pPrChange>
            </w:pPr>
            <w:r w:rsidRPr="00990AA7">
              <w:rPr>
                <w:b/>
                <w:bCs/>
                <w:i/>
                <w:iCs/>
              </w:rPr>
              <w:t>l1</w:t>
            </w:r>
          </w:p>
        </w:tc>
        <w:tc>
          <w:tcPr>
            <w:tcW w:w="450" w:type="dxa"/>
            <w:tcBorders>
              <w:top w:val="single" w:sz="6" w:space="0" w:color="000000"/>
              <w:bottom w:val="single" w:sz="6" w:space="0" w:color="000000"/>
            </w:tcBorders>
            <w:shd w:val="clear" w:color="auto" w:fill="CCCCCC"/>
            <w:vAlign w:val="bottom"/>
          </w:tcPr>
          <w:p w14:paraId="23772368" w14:textId="77777777" w:rsidR="00EB0295" w:rsidRPr="00990AA7" w:rsidRDefault="00000000">
            <w:pPr>
              <w:widowControl w:val="0"/>
              <w:rPr>
                <w:b/>
                <w:bCs/>
                <w:i/>
                <w:iCs/>
              </w:rPr>
              <w:pPrChange w:id="1056" w:author="Boyko, James" w:date="2025-06-16T09:55:00Z" w16du:dateUtc="2025-06-16T12:55:00Z">
                <w:pPr>
                  <w:widowControl w:val="0"/>
                  <w:spacing w:line="360" w:lineRule="auto"/>
                </w:pPr>
              </w:pPrChange>
            </w:pPr>
            <w:r w:rsidRPr="00990AA7">
              <w:rPr>
                <w:b/>
                <w:bCs/>
                <w:i/>
                <w:iCs/>
              </w:rPr>
              <w:t>l2</w:t>
            </w:r>
          </w:p>
        </w:tc>
        <w:tc>
          <w:tcPr>
            <w:tcW w:w="540" w:type="dxa"/>
            <w:tcBorders>
              <w:top w:val="single" w:sz="6" w:space="0" w:color="000000"/>
              <w:bottom w:val="single" w:sz="6" w:space="0" w:color="000000"/>
            </w:tcBorders>
            <w:shd w:val="clear" w:color="auto" w:fill="CCCCCC"/>
            <w:vAlign w:val="bottom"/>
          </w:tcPr>
          <w:p w14:paraId="2C960C79" w14:textId="77777777" w:rsidR="00EB0295" w:rsidRPr="00990AA7" w:rsidRDefault="00000000">
            <w:pPr>
              <w:widowControl w:val="0"/>
              <w:rPr>
                <w:b/>
                <w:bCs/>
                <w:i/>
                <w:iCs/>
              </w:rPr>
              <w:pPrChange w:id="1057" w:author="Boyko, James" w:date="2025-06-16T09:55:00Z" w16du:dateUtc="2025-06-16T12:55:00Z">
                <w:pPr>
                  <w:widowControl w:val="0"/>
                  <w:spacing w:line="360" w:lineRule="auto"/>
                </w:pPr>
              </w:pPrChange>
            </w:pPr>
            <w:r w:rsidRPr="00990AA7">
              <w:rPr>
                <w:b/>
                <w:bCs/>
                <w:i/>
                <w:iCs/>
              </w:rPr>
              <w:t>er</w:t>
            </w:r>
          </w:p>
        </w:tc>
      </w:tr>
      <w:tr w:rsidR="00990AA7" w:rsidRPr="00990AA7" w14:paraId="0EF758DF" w14:textId="77777777" w:rsidTr="001D34B1">
        <w:trPr>
          <w:trHeight w:val="301"/>
        </w:trPr>
        <w:tc>
          <w:tcPr>
            <w:tcW w:w="1986" w:type="dxa"/>
            <w:vAlign w:val="bottom"/>
          </w:tcPr>
          <w:p w14:paraId="47DEE6DF" w14:textId="77777777" w:rsidR="00EB0295" w:rsidRPr="00990AA7" w:rsidRDefault="00000000">
            <w:pPr>
              <w:widowControl w:val="0"/>
              <w:pPrChange w:id="1058" w:author="Boyko, James" w:date="2025-06-16T09:55:00Z" w16du:dateUtc="2025-06-16T12:55:00Z">
                <w:pPr>
                  <w:widowControl w:val="0"/>
                  <w:spacing w:line="360" w:lineRule="auto"/>
                </w:pPr>
              </w:pPrChange>
            </w:pPr>
            <w:r w:rsidRPr="00990AA7">
              <w:t>dependent</w:t>
            </w:r>
          </w:p>
        </w:tc>
        <w:tc>
          <w:tcPr>
            <w:tcW w:w="2754" w:type="dxa"/>
            <w:vAlign w:val="bottom"/>
          </w:tcPr>
          <w:p w14:paraId="4D4BDDF1" w14:textId="77777777" w:rsidR="00EB0295" w:rsidRPr="00990AA7" w:rsidRDefault="00000000">
            <w:pPr>
              <w:widowControl w:val="0"/>
              <w:pPrChange w:id="1059"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m:oMathPara>
          </w:p>
        </w:tc>
        <w:tc>
          <w:tcPr>
            <w:tcW w:w="540" w:type="dxa"/>
            <w:vAlign w:val="bottom"/>
          </w:tcPr>
          <w:p w14:paraId="728E33B9" w14:textId="77777777" w:rsidR="00EB0295" w:rsidRPr="00990AA7" w:rsidRDefault="00000000">
            <w:pPr>
              <w:widowControl w:val="0"/>
              <w:pPrChange w:id="1060" w:author="Boyko, James" w:date="2025-06-16T09:55:00Z" w16du:dateUtc="2025-06-16T12:55:00Z">
                <w:pPr>
                  <w:widowControl w:val="0"/>
                  <w:spacing w:line="360" w:lineRule="auto"/>
                </w:pPr>
              </w:pPrChange>
            </w:pPr>
            <w:r w:rsidRPr="00990AA7">
              <w:t>0.88</w:t>
            </w:r>
          </w:p>
        </w:tc>
        <w:tc>
          <w:tcPr>
            <w:tcW w:w="540" w:type="dxa"/>
            <w:vAlign w:val="bottom"/>
          </w:tcPr>
          <w:p w14:paraId="546343DB" w14:textId="77777777" w:rsidR="00EB0295" w:rsidRPr="00990AA7" w:rsidRDefault="00000000">
            <w:pPr>
              <w:widowControl w:val="0"/>
              <w:pPrChange w:id="1061" w:author="Boyko, James" w:date="2025-06-16T09:55:00Z" w16du:dateUtc="2025-06-16T12:55:00Z">
                <w:pPr>
                  <w:widowControl w:val="0"/>
                  <w:spacing w:line="360" w:lineRule="auto"/>
                </w:pPr>
              </w:pPrChange>
            </w:pPr>
            <w:r w:rsidRPr="00990AA7">
              <w:t>0.88</w:t>
            </w:r>
          </w:p>
        </w:tc>
        <w:tc>
          <w:tcPr>
            <w:tcW w:w="450" w:type="dxa"/>
            <w:vAlign w:val="bottom"/>
          </w:tcPr>
          <w:p w14:paraId="7F2F07F0" w14:textId="77777777" w:rsidR="00EB0295" w:rsidRPr="00990AA7" w:rsidRDefault="00000000">
            <w:pPr>
              <w:widowControl w:val="0"/>
              <w:pPrChange w:id="1062" w:author="Boyko, James" w:date="2025-06-16T09:55:00Z" w16du:dateUtc="2025-06-16T12:55:00Z">
                <w:pPr>
                  <w:widowControl w:val="0"/>
                  <w:spacing w:line="360" w:lineRule="auto"/>
                </w:pPr>
              </w:pPrChange>
            </w:pPr>
            <w:r w:rsidRPr="00990AA7">
              <w:t>0.88</w:t>
            </w:r>
          </w:p>
        </w:tc>
        <w:tc>
          <w:tcPr>
            <w:tcW w:w="540" w:type="dxa"/>
            <w:vAlign w:val="bottom"/>
          </w:tcPr>
          <w:p w14:paraId="4A508B28" w14:textId="77777777" w:rsidR="00EB0295" w:rsidRPr="00990AA7" w:rsidRDefault="00000000">
            <w:pPr>
              <w:widowControl w:val="0"/>
              <w:pPrChange w:id="1063" w:author="Boyko, James" w:date="2025-06-16T09:55:00Z" w16du:dateUtc="2025-06-16T12:55:00Z">
                <w:pPr>
                  <w:widowControl w:val="0"/>
                  <w:spacing w:line="360" w:lineRule="auto"/>
                </w:pPr>
              </w:pPrChange>
            </w:pPr>
            <w:r w:rsidRPr="00990AA7">
              <w:t>0.86</w:t>
            </w:r>
          </w:p>
        </w:tc>
      </w:tr>
      <w:tr w:rsidR="00990AA7" w:rsidRPr="00990AA7" w14:paraId="2BEA2BAA" w14:textId="77777777" w:rsidTr="001D34B1">
        <w:trPr>
          <w:trHeight w:val="301"/>
        </w:trPr>
        <w:tc>
          <w:tcPr>
            <w:tcW w:w="1986" w:type="dxa"/>
            <w:vAlign w:val="bottom"/>
          </w:tcPr>
          <w:p w14:paraId="42192699" w14:textId="77777777" w:rsidR="00EB0295" w:rsidRPr="00990AA7" w:rsidRDefault="00000000">
            <w:pPr>
              <w:widowControl w:val="0"/>
              <w:pPrChange w:id="1064" w:author="Boyko, James" w:date="2025-06-16T09:55:00Z" w16du:dateUtc="2025-06-16T12:55:00Z">
                <w:pPr>
                  <w:widowControl w:val="0"/>
                  <w:spacing w:line="360" w:lineRule="auto"/>
                </w:pPr>
              </w:pPrChange>
            </w:pPr>
            <w:r w:rsidRPr="00990AA7">
              <w:t>dependent</w:t>
            </w:r>
          </w:p>
        </w:tc>
        <w:tc>
          <w:tcPr>
            <w:tcW w:w="2754" w:type="dxa"/>
            <w:vAlign w:val="bottom"/>
          </w:tcPr>
          <w:p w14:paraId="59EA8F47" w14:textId="77777777" w:rsidR="00EB0295" w:rsidRPr="00990AA7" w:rsidRDefault="00000000">
            <w:pPr>
              <w:widowControl w:val="0"/>
              <w:pPrChange w:id="1065"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vAlign w:val="bottom"/>
          </w:tcPr>
          <w:p w14:paraId="16876C84" w14:textId="77777777" w:rsidR="00EB0295" w:rsidRPr="00990AA7" w:rsidRDefault="00000000">
            <w:pPr>
              <w:widowControl w:val="0"/>
              <w:pPrChange w:id="1066" w:author="Boyko, James" w:date="2025-06-16T09:55:00Z" w16du:dateUtc="2025-06-16T12:55:00Z">
                <w:pPr>
                  <w:widowControl w:val="0"/>
                  <w:spacing w:line="360" w:lineRule="auto"/>
                </w:pPr>
              </w:pPrChange>
            </w:pPr>
            <w:r w:rsidRPr="00990AA7">
              <w:t>0.8</w:t>
            </w:r>
          </w:p>
        </w:tc>
        <w:tc>
          <w:tcPr>
            <w:tcW w:w="540" w:type="dxa"/>
            <w:vAlign w:val="bottom"/>
          </w:tcPr>
          <w:p w14:paraId="645AAFA2" w14:textId="77777777" w:rsidR="00EB0295" w:rsidRPr="00990AA7" w:rsidRDefault="00000000">
            <w:pPr>
              <w:widowControl w:val="0"/>
              <w:pPrChange w:id="1067" w:author="Boyko, James" w:date="2025-06-16T09:55:00Z" w16du:dateUtc="2025-06-16T12:55:00Z">
                <w:pPr>
                  <w:widowControl w:val="0"/>
                  <w:spacing w:line="360" w:lineRule="auto"/>
                </w:pPr>
              </w:pPrChange>
            </w:pPr>
            <w:r w:rsidRPr="00990AA7">
              <w:t>0.88</w:t>
            </w:r>
          </w:p>
        </w:tc>
        <w:tc>
          <w:tcPr>
            <w:tcW w:w="450" w:type="dxa"/>
            <w:vAlign w:val="bottom"/>
          </w:tcPr>
          <w:p w14:paraId="0610D616" w14:textId="77777777" w:rsidR="00EB0295" w:rsidRPr="00990AA7" w:rsidRDefault="00000000">
            <w:pPr>
              <w:widowControl w:val="0"/>
              <w:pPrChange w:id="1068" w:author="Boyko, James" w:date="2025-06-16T09:55:00Z" w16du:dateUtc="2025-06-16T12:55:00Z">
                <w:pPr>
                  <w:widowControl w:val="0"/>
                  <w:spacing w:line="360" w:lineRule="auto"/>
                </w:pPr>
              </w:pPrChange>
            </w:pPr>
            <w:r w:rsidRPr="00990AA7">
              <w:t>0.88</w:t>
            </w:r>
          </w:p>
        </w:tc>
        <w:tc>
          <w:tcPr>
            <w:tcW w:w="540" w:type="dxa"/>
            <w:vAlign w:val="bottom"/>
          </w:tcPr>
          <w:p w14:paraId="4EF1C39D" w14:textId="77777777" w:rsidR="00EB0295" w:rsidRPr="00990AA7" w:rsidRDefault="00000000">
            <w:pPr>
              <w:widowControl w:val="0"/>
              <w:pPrChange w:id="1069" w:author="Boyko, James" w:date="2025-06-16T09:55:00Z" w16du:dateUtc="2025-06-16T12:55:00Z">
                <w:pPr>
                  <w:widowControl w:val="0"/>
                  <w:spacing w:line="360" w:lineRule="auto"/>
                </w:pPr>
              </w:pPrChange>
            </w:pPr>
            <w:r w:rsidRPr="00990AA7">
              <w:t>0.83</w:t>
            </w:r>
          </w:p>
        </w:tc>
      </w:tr>
      <w:tr w:rsidR="00990AA7" w:rsidRPr="00990AA7" w14:paraId="4069C851" w14:textId="77777777" w:rsidTr="001D34B1">
        <w:trPr>
          <w:trHeight w:val="301"/>
        </w:trPr>
        <w:tc>
          <w:tcPr>
            <w:tcW w:w="1986" w:type="dxa"/>
            <w:vAlign w:val="bottom"/>
          </w:tcPr>
          <w:p w14:paraId="5199D320" w14:textId="77777777" w:rsidR="00EB0295" w:rsidRPr="00990AA7" w:rsidRDefault="00000000">
            <w:pPr>
              <w:widowControl w:val="0"/>
              <w:pPrChange w:id="1070" w:author="Boyko, James" w:date="2025-06-16T09:55:00Z" w16du:dateUtc="2025-06-16T12:55:00Z">
                <w:pPr>
                  <w:widowControl w:val="0"/>
                  <w:spacing w:line="360" w:lineRule="auto"/>
                </w:pPr>
              </w:pPrChange>
            </w:pPr>
            <w:r w:rsidRPr="00990AA7">
              <w:t>dependent</w:t>
            </w:r>
          </w:p>
        </w:tc>
        <w:tc>
          <w:tcPr>
            <w:tcW w:w="2754" w:type="dxa"/>
            <w:vAlign w:val="bottom"/>
          </w:tcPr>
          <w:p w14:paraId="15455F93" w14:textId="77777777" w:rsidR="00EB0295" w:rsidRPr="00990AA7" w:rsidRDefault="00000000">
            <w:pPr>
              <w:widowControl w:val="0"/>
              <w:pPrChange w:id="1071"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217041ED" w14:textId="77777777" w:rsidR="00EB0295" w:rsidRPr="00990AA7" w:rsidRDefault="00000000">
            <w:pPr>
              <w:widowControl w:val="0"/>
              <w:pPrChange w:id="1072" w:author="Boyko, James" w:date="2025-06-16T09:55:00Z" w16du:dateUtc="2025-06-16T12:55:00Z">
                <w:pPr>
                  <w:widowControl w:val="0"/>
                  <w:spacing w:line="360" w:lineRule="auto"/>
                </w:pPr>
              </w:pPrChange>
            </w:pPr>
            <w:r w:rsidRPr="00990AA7">
              <w:t>0.45</w:t>
            </w:r>
          </w:p>
        </w:tc>
        <w:tc>
          <w:tcPr>
            <w:tcW w:w="540" w:type="dxa"/>
            <w:vAlign w:val="bottom"/>
          </w:tcPr>
          <w:p w14:paraId="6A9DEB6D" w14:textId="77777777" w:rsidR="00EB0295" w:rsidRPr="00990AA7" w:rsidRDefault="00000000">
            <w:pPr>
              <w:widowControl w:val="0"/>
              <w:pPrChange w:id="1073" w:author="Boyko, James" w:date="2025-06-16T09:55:00Z" w16du:dateUtc="2025-06-16T12:55:00Z">
                <w:pPr>
                  <w:widowControl w:val="0"/>
                  <w:spacing w:line="360" w:lineRule="auto"/>
                </w:pPr>
              </w:pPrChange>
            </w:pPr>
            <w:r w:rsidRPr="00990AA7">
              <w:t>0.53</w:t>
            </w:r>
          </w:p>
        </w:tc>
        <w:tc>
          <w:tcPr>
            <w:tcW w:w="450" w:type="dxa"/>
            <w:vAlign w:val="bottom"/>
          </w:tcPr>
          <w:p w14:paraId="475D95A1" w14:textId="77777777" w:rsidR="00EB0295" w:rsidRPr="00990AA7" w:rsidRDefault="00000000">
            <w:pPr>
              <w:widowControl w:val="0"/>
              <w:pPrChange w:id="1074" w:author="Boyko, James" w:date="2025-06-16T09:55:00Z" w16du:dateUtc="2025-06-16T12:55:00Z">
                <w:pPr>
                  <w:widowControl w:val="0"/>
                  <w:spacing w:line="360" w:lineRule="auto"/>
                </w:pPr>
              </w:pPrChange>
            </w:pPr>
            <w:r w:rsidRPr="00990AA7">
              <w:t>0.52</w:t>
            </w:r>
          </w:p>
        </w:tc>
        <w:tc>
          <w:tcPr>
            <w:tcW w:w="540" w:type="dxa"/>
            <w:vAlign w:val="bottom"/>
          </w:tcPr>
          <w:p w14:paraId="6C4223F1" w14:textId="77777777" w:rsidR="00EB0295" w:rsidRPr="00990AA7" w:rsidRDefault="00000000">
            <w:pPr>
              <w:widowControl w:val="0"/>
              <w:pPrChange w:id="1075" w:author="Boyko, James" w:date="2025-06-16T09:55:00Z" w16du:dateUtc="2025-06-16T12:55:00Z">
                <w:pPr>
                  <w:widowControl w:val="0"/>
                  <w:spacing w:line="360" w:lineRule="auto"/>
                </w:pPr>
              </w:pPrChange>
            </w:pPr>
            <w:r w:rsidRPr="00990AA7">
              <w:t>0.45</w:t>
            </w:r>
          </w:p>
        </w:tc>
      </w:tr>
      <w:tr w:rsidR="00990AA7" w:rsidRPr="00990AA7" w14:paraId="63B0CF28" w14:textId="77777777" w:rsidTr="001D34B1">
        <w:trPr>
          <w:trHeight w:val="301"/>
        </w:trPr>
        <w:tc>
          <w:tcPr>
            <w:tcW w:w="1986" w:type="dxa"/>
            <w:vAlign w:val="bottom"/>
          </w:tcPr>
          <w:p w14:paraId="35369754" w14:textId="77777777" w:rsidR="00EB0295" w:rsidRPr="00990AA7" w:rsidRDefault="00000000">
            <w:pPr>
              <w:widowControl w:val="0"/>
              <w:pPrChange w:id="1076" w:author="Boyko, James" w:date="2025-06-16T09:55:00Z" w16du:dateUtc="2025-06-16T12:55:00Z">
                <w:pPr>
                  <w:widowControl w:val="0"/>
                  <w:spacing w:line="360" w:lineRule="auto"/>
                </w:pPr>
              </w:pPrChange>
            </w:pPr>
            <w:r w:rsidRPr="00990AA7">
              <w:t>ordered</w:t>
            </w:r>
          </w:p>
        </w:tc>
        <w:tc>
          <w:tcPr>
            <w:tcW w:w="2754" w:type="dxa"/>
            <w:vAlign w:val="bottom"/>
          </w:tcPr>
          <w:p w14:paraId="0A584B6F" w14:textId="77777777" w:rsidR="00EB0295" w:rsidRPr="00990AA7" w:rsidRDefault="00000000">
            <w:pPr>
              <w:widowControl w:val="0"/>
              <w:pPrChange w:id="1077"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m:oMathPara>
          </w:p>
        </w:tc>
        <w:tc>
          <w:tcPr>
            <w:tcW w:w="540" w:type="dxa"/>
            <w:vAlign w:val="bottom"/>
          </w:tcPr>
          <w:p w14:paraId="78529399" w14:textId="77777777" w:rsidR="00EB0295" w:rsidRPr="00990AA7" w:rsidRDefault="00000000">
            <w:pPr>
              <w:widowControl w:val="0"/>
              <w:pPrChange w:id="1078" w:author="Boyko, James" w:date="2025-06-16T09:55:00Z" w16du:dateUtc="2025-06-16T12:55:00Z">
                <w:pPr>
                  <w:widowControl w:val="0"/>
                  <w:spacing w:line="360" w:lineRule="auto"/>
                </w:pPr>
              </w:pPrChange>
            </w:pPr>
            <w:r w:rsidRPr="00990AA7">
              <w:t>0.45</w:t>
            </w:r>
          </w:p>
        </w:tc>
        <w:tc>
          <w:tcPr>
            <w:tcW w:w="540" w:type="dxa"/>
            <w:vAlign w:val="bottom"/>
          </w:tcPr>
          <w:p w14:paraId="12F55037" w14:textId="77777777" w:rsidR="00EB0295" w:rsidRPr="00990AA7" w:rsidRDefault="00000000">
            <w:pPr>
              <w:widowControl w:val="0"/>
              <w:pPrChange w:id="1079" w:author="Boyko, James" w:date="2025-06-16T09:55:00Z" w16du:dateUtc="2025-06-16T12:55:00Z">
                <w:pPr>
                  <w:widowControl w:val="0"/>
                  <w:spacing w:line="360" w:lineRule="auto"/>
                </w:pPr>
              </w:pPrChange>
            </w:pPr>
            <w:r w:rsidRPr="00990AA7">
              <w:t>0.44</w:t>
            </w:r>
          </w:p>
        </w:tc>
        <w:tc>
          <w:tcPr>
            <w:tcW w:w="450" w:type="dxa"/>
            <w:vAlign w:val="bottom"/>
          </w:tcPr>
          <w:p w14:paraId="68131C94" w14:textId="77777777" w:rsidR="00EB0295" w:rsidRPr="00990AA7" w:rsidRDefault="00000000">
            <w:pPr>
              <w:widowControl w:val="0"/>
              <w:pPrChange w:id="1080" w:author="Boyko, James" w:date="2025-06-16T09:55:00Z" w16du:dateUtc="2025-06-16T12:55:00Z">
                <w:pPr>
                  <w:widowControl w:val="0"/>
                  <w:spacing w:line="360" w:lineRule="auto"/>
                </w:pPr>
              </w:pPrChange>
            </w:pPr>
            <w:r w:rsidRPr="00990AA7">
              <w:t>0.4</w:t>
            </w:r>
          </w:p>
        </w:tc>
        <w:tc>
          <w:tcPr>
            <w:tcW w:w="540" w:type="dxa"/>
            <w:vAlign w:val="bottom"/>
          </w:tcPr>
          <w:p w14:paraId="403C485C" w14:textId="77777777" w:rsidR="00EB0295" w:rsidRPr="00990AA7" w:rsidRDefault="00000000">
            <w:pPr>
              <w:widowControl w:val="0"/>
              <w:pPrChange w:id="1081" w:author="Boyko, James" w:date="2025-06-16T09:55:00Z" w16du:dateUtc="2025-06-16T12:55:00Z">
                <w:pPr>
                  <w:widowControl w:val="0"/>
                  <w:spacing w:line="360" w:lineRule="auto"/>
                </w:pPr>
              </w:pPrChange>
            </w:pPr>
            <w:r w:rsidRPr="00990AA7">
              <w:t>0.47</w:t>
            </w:r>
          </w:p>
        </w:tc>
      </w:tr>
      <w:tr w:rsidR="00990AA7" w:rsidRPr="00990AA7" w14:paraId="31D9A6E8" w14:textId="77777777" w:rsidTr="001D34B1">
        <w:trPr>
          <w:trHeight w:val="301"/>
        </w:trPr>
        <w:tc>
          <w:tcPr>
            <w:tcW w:w="1986" w:type="dxa"/>
            <w:vAlign w:val="bottom"/>
          </w:tcPr>
          <w:p w14:paraId="1108144A" w14:textId="77777777" w:rsidR="00EB0295" w:rsidRPr="00990AA7" w:rsidRDefault="00000000">
            <w:pPr>
              <w:widowControl w:val="0"/>
              <w:pPrChange w:id="1082" w:author="Boyko, James" w:date="2025-06-16T09:55:00Z" w16du:dateUtc="2025-06-16T12:55:00Z">
                <w:pPr>
                  <w:widowControl w:val="0"/>
                  <w:spacing w:line="360" w:lineRule="auto"/>
                </w:pPr>
              </w:pPrChange>
            </w:pPr>
            <w:r w:rsidRPr="00990AA7">
              <w:t>ordered</w:t>
            </w:r>
          </w:p>
        </w:tc>
        <w:tc>
          <w:tcPr>
            <w:tcW w:w="2754" w:type="dxa"/>
            <w:vAlign w:val="bottom"/>
          </w:tcPr>
          <w:p w14:paraId="7DFF1DCA" w14:textId="77777777" w:rsidR="00EB0295" w:rsidRPr="00990AA7" w:rsidRDefault="00000000">
            <w:pPr>
              <w:widowControl w:val="0"/>
              <w:pPrChange w:id="1083"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m:oMathPara>
          </w:p>
        </w:tc>
        <w:tc>
          <w:tcPr>
            <w:tcW w:w="540" w:type="dxa"/>
            <w:vAlign w:val="bottom"/>
          </w:tcPr>
          <w:p w14:paraId="3F26D674" w14:textId="77777777" w:rsidR="00EB0295" w:rsidRPr="00990AA7" w:rsidRDefault="00000000">
            <w:pPr>
              <w:widowControl w:val="0"/>
              <w:pPrChange w:id="1084" w:author="Boyko, James" w:date="2025-06-16T09:55:00Z" w16du:dateUtc="2025-06-16T12:55:00Z">
                <w:pPr>
                  <w:widowControl w:val="0"/>
                  <w:spacing w:line="360" w:lineRule="auto"/>
                </w:pPr>
              </w:pPrChange>
            </w:pPr>
            <w:r w:rsidRPr="00990AA7">
              <w:t>0.94</w:t>
            </w:r>
          </w:p>
        </w:tc>
        <w:tc>
          <w:tcPr>
            <w:tcW w:w="540" w:type="dxa"/>
            <w:vAlign w:val="bottom"/>
          </w:tcPr>
          <w:p w14:paraId="4FFDF496" w14:textId="77777777" w:rsidR="00EB0295" w:rsidRPr="00990AA7" w:rsidRDefault="00000000">
            <w:pPr>
              <w:widowControl w:val="0"/>
              <w:pPrChange w:id="1085" w:author="Boyko, James" w:date="2025-06-16T09:55:00Z" w16du:dateUtc="2025-06-16T12:55:00Z">
                <w:pPr>
                  <w:widowControl w:val="0"/>
                  <w:spacing w:line="360" w:lineRule="auto"/>
                </w:pPr>
              </w:pPrChange>
            </w:pPr>
            <w:r w:rsidRPr="00990AA7">
              <w:t>0.91</w:t>
            </w:r>
          </w:p>
        </w:tc>
        <w:tc>
          <w:tcPr>
            <w:tcW w:w="450" w:type="dxa"/>
            <w:vAlign w:val="bottom"/>
          </w:tcPr>
          <w:p w14:paraId="5C9CED2A" w14:textId="77777777" w:rsidR="00EB0295" w:rsidRPr="00990AA7" w:rsidRDefault="00000000">
            <w:pPr>
              <w:widowControl w:val="0"/>
              <w:pPrChange w:id="1086" w:author="Boyko, James" w:date="2025-06-16T09:55:00Z" w16du:dateUtc="2025-06-16T12:55:00Z">
                <w:pPr>
                  <w:widowControl w:val="0"/>
                  <w:spacing w:line="360" w:lineRule="auto"/>
                </w:pPr>
              </w:pPrChange>
            </w:pPr>
            <w:r w:rsidRPr="00990AA7">
              <w:t>0.93</w:t>
            </w:r>
          </w:p>
        </w:tc>
        <w:tc>
          <w:tcPr>
            <w:tcW w:w="540" w:type="dxa"/>
            <w:vAlign w:val="bottom"/>
          </w:tcPr>
          <w:p w14:paraId="0B4359D3" w14:textId="77777777" w:rsidR="00EB0295" w:rsidRPr="00990AA7" w:rsidRDefault="00000000">
            <w:pPr>
              <w:widowControl w:val="0"/>
              <w:pPrChange w:id="1087" w:author="Boyko, James" w:date="2025-06-16T09:55:00Z" w16du:dateUtc="2025-06-16T12:55:00Z">
                <w:pPr>
                  <w:widowControl w:val="0"/>
                  <w:spacing w:line="360" w:lineRule="auto"/>
                </w:pPr>
              </w:pPrChange>
            </w:pPr>
            <w:r w:rsidRPr="00990AA7">
              <w:t>0.94</w:t>
            </w:r>
          </w:p>
        </w:tc>
      </w:tr>
      <w:tr w:rsidR="00990AA7" w:rsidRPr="00990AA7" w14:paraId="13AF0B59" w14:textId="77777777" w:rsidTr="001D34B1">
        <w:trPr>
          <w:trHeight w:val="301"/>
        </w:trPr>
        <w:tc>
          <w:tcPr>
            <w:tcW w:w="1986" w:type="dxa"/>
            <w:vAlign w:val="bottom"/>
          </w:tcPr>
          <w:p w14:paraId="05E4CF0D" w14:textId="77777777" w:rsidR="00EB0295" w:rsidRPr="00990AA7" w:rsidRDefault="00000000">
            <w:pPr>
              <w:widowControl w:val="0"/>
              <w:pPrChange w:id="1088" w:author="Boyko, James" w:date="2025-06-16T09:55:00Z" w16du:dateUtc="2025-06-16T12:55:00Z">
                <w:pPr>
                  <w:widowControl w:val="0"/>
                  <w:spacing w:line="360" w:lineRule="auto"/>
                </w:pPr>
              </w:pPrChange>
            </w:pPr>
            <w:r w:rsidRPr="00990AA7">
              <w:t>ordered</w:t>
            </w:r>
          </w:p>
        </w:tc>
        <w:tc>
          <w:tcPr>
            <w:tcW w:w="2754" w:type="dxa"/>
            <w:vAlign w:val="bottom"/>
          </w:tcPr>
          <w:p w14:paraId="35E7E51D" w14:textId="77777777" w:rsidR="00EB0295" w:rsidRPr="00990AA7" w:rsidRDefault="00000000">
            <w:pPr>
              <w:widowControl w:val="0"/>
              <w:pPrChange w:id="1089"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m:oMathPara>
          </w:p>
        </w:tc>
        <w:tc>
          <w:tcPr>
            <w:tcW w:w="540" w:type="dxa"/>
            <w:vAlign w:val="bottom"/>
          </w:tcPr>
          <w:p w14:paraId="1C4D56A4" w14:textId="77777777" w:rsidR="00EB0295" w:rsidRPr="00990AA7" w:rsidRDefault="00000000">
            <w:pPr>
              <w:widowControl w:val="0"/>
              <w:pPrChange w:id="1090" w:author="Boyko, James" w:date="2025-06-16T09:55:00Z" w16du:dateUtc="2025-06-16T12:55:00Z">
                <w:pPr>
                  <w:widowControl w:val="0"/>
                  <w:spacing w:line="360" w:lineRule="auto"/>
                </w:pPr>
              </w:pPrChange>
            </w:pPr>
            <w:r w:rsidRPr="00990AA7">
              <w:t>0.47</w:t>
            </w:r>
          </w:p>
        </w:tc>
        <w:tc>
          <w:tcPr>
            <w:tcW w:w="540" w:type="dxa"/>
            <w:vAlign w:val="bottom"/>
          </w:tcPr>
          <w:p w14:paraId="5E018188" w14:textId="77777777" w:rsidR="00EB0295" w:rsidRPr="00990AA7" w:rsidRDefault="00000000">
            <w:pPr>
              <w:widowControl w:val="0"/>
              <w:pPrChange w:id="1091" w:author="Boyko, James" w:date="2025-06-16T09:55:00Z" w16du:dateUtc="2025-06-16T12:55:00Z">
                <w:pPr>
                  <w:widowControl w:val="0"/>
                  <w:spacing w:line="360" w:lineRule="auto"/>
                </w:pPr>
              </w:pPrChange>
            </w:pPr>
            <w:r w:rsidRPr="00990AA7">
              <w:t>0.48</w:t>
            </w:r>
          </w:p>
        </w:tc>
        <w:tc>
          <w:tcPr>
            <w:tcW w:w="450" w:type="dxa"/>
            <w:vAlign w:val="bottom"/>
          </w:tcPr>
          <w:p w14:paraId="7AD321D5" w14:textId="77777777" w:rsidR="00EB0295" w:rsidRPr="00990AA7" w:rsidRDefault="00000000">
            <w:pPr>
              <w:widowControl w:val="0"/>
              <w:pPrChange w:id="1092" w:author="Boyko, James" w:date="2025-06-16T09:55:00Z" w16du:dateUtc="2025-06-16T12:55:00Z">
                <w:pPr>
                  <w:widowControl w:val="0"/>
                  <w:spacing w:line="360" w:lineRule="auto"/>
                </w:pPr>
              </w:pPrChange>
            </w:pPr>
            <w:r w:rsidRPr="00990AA7">
              <w:t>0.48</w:t>
            </w:r>
          </w:p>
        </w:tc>
        <w:tc>
          <w:tcPr>
            <w:tcW w:w="540" w:type="dxa"/>
            <w:vAlign w:val="bottom"/>
          </w:tcPr>
          <w:p w14:paraId="10C5EA02" w14:textId="77777777" w:rsidR="00EB0295" w:rsidRPr="00990AA7" w:rsidRDefault="00000000">
            <w:pPr>
              <w:widowControl w:val="0"/>
              <w:pPrChange w:id="1093" w:author="Boyko, James" w:date="2025-06-16T09:55:00Z" w16du:dateUtc="2025-06-16T12:55:00Z">
                <w:pPr>
                  <w:widowControl w:val="0"/>
                  <w:spacing w:line="360" w:lineRule="auto"/>
                </w:pPr>
              </w:pPrChange>
            </w:pPr>
            <w:r w:rsidRPr="00990AA7">
              <w:t>0.5</w:t>
            </w:r>
          </w:p>
        </w:tc>
      </w:tr>
      <w:tr w:rsidR="00990AA7" w:rsidRPr="00990AA7" w14:paraId="2C71D04B" w14:textId="77777777" w:rsidTr="001D34B1">
        <w:trPr>
          <w:trHeight w:val="301"/>
        </w:trPr>
        <w:tc>
          <w:tcPr>
            <w:tcW w:w="1986" w:type="dxa"/>
            <w:vAlign w:val="bottom"/>
          </w:tcPr>
          <w:p w14:paraId="3D5306C9" w14:textId="77777777" w:rsidR="00EB0295" w:rsidRPr="00990AA7" w:rsidRDefault="00000000">
            <w:pPr>
              <w:widowControl w:val="0"/>
              <w:pPrChange w:id="1094" w:author="Boyko, James" w:date="2025-06-16T09:55:00Z" w16du:dateUtc="2025-06-16T12:55:00Z">
                <w:pPr>
                  <w:widowControl w:val="0"/>
                  <w:spacing w:line="360" w:lineRule="auto"/>
                </w:pPr>
              </w:pPrChange>
            </w:pPr>
            <w:r w:rsidRPr="00990AA7">
              <w:t>ordered</w:t>
            </w:r>
          </w:p>
        </w:tc>
        <w:tc>
          <w:tcPr>
            <w:tcW w:w="2754" w:type="dxa"/>
            <w:vAlign w:val="bottom"/>
          </w:tcPr>
          <w:p w14:paraId="3538225D" w14:textId="77777777" w:rsidR="00EB0295" w:rsidRPr="00990AA7" w:rsidRDefault="00000000">
            <w:pPr>
              <w:widowControl w:val="0"/>
              <w:pPrChange w:id="1095"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=1</m:t>
                </m:r>
              </m:oMath>
            </m:oMathPara>
          </w:p>
        </w:tc>
        <w:tc>
          <w:tcPr>
            <w:tcW w:w="540" w:type="dxa"/>
            <w:vAlign w:val="bottom"/>
          </w:tcPr>
          <w:p w14:paraId="458B1F5A" w14:textId="77777777" w:rsidR="00EB0295" w:rsidRPr="00990AA7" w:rsidRDefault="00000000">
            <w:pPr>
              <w:widowControl w:val="0"/>
              <w:pPrChange w:id="1096" w:author="Boyko, James" w:date="2025-06-16T09:55:00Z" w16du:dateUtc="2025-06-16T12:55:00Z">
                <w:pPr>
                  <w:widowControl w:val="0"/>
                  <w:spacing w:line="360" w:lineRule="auto"/>
                </w:pPr>
              </w:pPrChange>
            </w:pPr>
            <w:r w:rsidRPr="00990AA7">
              <w:t>0.32</w:t>
            </w:r>
          </w:p>
        </w:tc>
        <w:tc>
          <w:tcPr>
            <w:tcW w:w="540" w:type="dxa"/>
            <w:vAlign w:val="bottom"/>
          </w:tcPr>
          <w:p w14:paraId="053EAA2C" w14:textId="77777777" w:rsidR="00EB0295" w:rsidRPr="00990AA7" w:rsidRDefault="00000000">
            <w:pPr>
              <w:widowControl w:val="0"/>
              <w:pPrChange w:id="1097" w:author="Boyko, James" w:date="2025-06-16T09:55:00Z" w16du:dateUtc="2025-06-16T12:55:00Z">
                <w:pPr>
                  <w:widowControl w:val="0"/>
                  <w:spacing w:line="360" w:lineRule="auto"/>
                </w:pPr>
              </w:pPrChange>
            </w:pPr>
            <w:r w:rsidRPr="00990AA7">
              <w:t>0.32</w:t>
            </w:r>
          </w:p>
        </w:tc>
        <w:tc>
          <w:tcPr>
            <w:tcW w:w="450" w:type="dxa"/>
            <w:vAlign w:val="bottom"/>
          </w:tcPr>
          <w:p w14:paraId="501311BB" w14:textId="77777777" w:rsidR="00EB0295" w:rsidRPr="00990AA7" w:rsidRDefault="00000000">
            <w:pPr>
              <w:widowControl w:val="0"/>
              <w:pPrChange w:id="1098" w:author="Boyko, James" w:date="2025-06-16T09:55:00Z" w16du:dateUtc="2025-06-16T12:55:00Z">
                <w:pPr>
                  <w:widowControl w:val="0"/>
                  <w:spacing w:line="360" w:lineRule="auto"/>
                </w:pPr>
              </w:pPrChange>
            </w:pPr>
            <w:r w:rsidRPr="00990AA7">
              <w:t>0.29</w:t>
            </w:r>
          </w:p>
        </w:tc>
        <w:tc>
          <w:tcPr>
            <w:tcW w:w="540" w:type="dxa"/>
            <w:vAlign w:val="bottom"/>
          </w:tcPr>
          <w:p w14:paraId="069C122C" w14:textId="77777777" w:rsidR="00EB0295" w:rsidRPr="00990AA7" w:rsidRDefault="00000000">
            <w:pPr>
              <w:widowControl w:val="0"/>
              <w:pPrChange w:id="1099" w:author="Boyko, James" w:date="2025-06-16T09:55:00Z" w16du:dateUtc="2025-06-16T12:55:00Z">
                <w:pPr>
                  <w:widowControl w:val="0"/>
                  <w:spacing w:line="360" w:lineRule="auto"/>
                </w:pPr>
              </w:pPrChange>
            </w:pPr>
            <w:r w:rsidRPr="00990AA7">
              <w:t>0.34</w:t>
            </w:r>
          </w:p>
        </w:tc>
      </w:tr>
      <w:tr w:rsidR="00990AA7" w:rsidRPr="00990AA7" w14:paraId="05EC7E65" w14:textId="77777777" w:rsidTr="001D34B1">
        <w:trPr>
          <w:trHeight w:val="301"/>
        </w:trPr>
        <w:tc>
          <w:tcPr>
            <w:tcW w:w="1986" w:type="dxa"/>
            <w:vAlign w:val="bottom"/>
          </w:tcPr>
          <w:p w14:paraId="25508A77" w14:textId="77777777" w:rsidR="00EB0295" w:rsidRPr="00990AA7" w:rsidRDefault="00000000">
            <w:pPr>
              <w:widowControl w:val="0"/>
              <w:pPrChange w:id="1100" w:author="Boyko, James" w:date="2025-06-16T09:55:00Z" w16du:dateUtc="2025-06-16T12:55:00Z">
                <w:pPr>
                  <w:widowControl w:val="0"/>
                  <w:spacing w:line="360" w:lineRule="auto"/>
                </w:pPr>
              </w:pPrChange>
            </w:pPr>
            <w:r w:rsidRPr="00990AA7">
              <w:t>hidden states</w:t>
            </w:r>
          </w:p>
        </w:tc>
        <w:tc>
          <w:tcPr>
            <w:tcW w:w="2754" w:type="dxa"/>
            <w:vAlign w:val="bottom"/>
          </w:tcPr>
          <w:p w14:paraId="1DDCBA12" w14:textId="77777777" w:rsidR="00EB0295" w:rsidRPr="00990AA7" w:rsidRDefault="00000000">
            <w:pPr>
              <w:widowControl w:val="0"/>
              <w:pPrChange w:id="1101" w:author="Boyko, James" w:date="2025-06-16T09:55:00Z" w16du:dateUtc="2025-06-16T12:55:00Z">
                <w:pPr>
                  <w:widowControl w:val="0"/>
                  <w:spacing w:line="360" w:lineRule="auto"/>
                </w:pPr>
              </w:pPrChange>
            </w:pPr>
            <m:oMathPara>
              <m:oMathParaPr>
                <m:jc m:val="left"/>
              </m:oMathParaPr>
              <m:oMath>
                <m:r>
                  <w:rPr>
                    <w:rFonts w:ascii="Cambria Math" w:hAnsi="Cambria Math"/>
                  </w:rPr>
                  <m:t>k&gt;2</m:t>
                </m:r>
              </m:oMath>
            </m:oMathPara>
          </w:p>
        </w:tc>
        <w:tc>
          <w:tcPr>
            <w:tcW w:w="540" w:type="dxa"/>
            <w:vAlign w:val="bottom"/>
          </w:tcPr>
          <w:p w14:paraId="37DAF8EA" w14:textId="77777777" w:rsidR="00EB0295" w:rsidRPr="00990AA7" w:rsidRDefault="00000000">
            <w:pPr>
              <w:widowControl w:val="0"/>
              <w:pPrChange w:id="1102" w:author="Boyko, James" w:date="2025-06-16T09:55:00Z" w16du:dateUtc="2025-06-16T12:55:00Z">
                <w:pPr>
                  <w:widowControl w:val="0"/>
                  <w:spacing w:line="360" w:lineRule="auto"/>
                </w:pPr>
              </w:pPrChange>
            </w:pPr>
            <w:r w:rsidRPr="00990AA7">
              <w:t>0.78</w:t>
            </w:r>
          </w:p>
        </w:tc>
        <w:tc>
          <w:tcPr>
            <w:tcW w:w="540" w:type="dxa"/>
            <w:vAlign w:val="bottom"/>
          </w:tcPr>
          <w:p w14:paraId="668C0192" w14:textId="77777777" w:rsidR="00EB0295" w:rsidRPr="00990AA7" w:rsidRDefault="00000000">
            <w:pPr>
              <w:widowControl w:val="0"/>
              <w:pPrChange w:id="1103" w:author="Boyko, James" w:date="2025-06-16T09:55:00Z" w16du:dateUtc="2025-06-16T12:55:00Z">
                <w:pPr>
                  <w:widowControl w:val="0"/>
                  <w:spacing w:line="360" w:lineRule="auto"/>
                </w:pPr>
              </w:pPrChange>
            </w:pPr>
            <w:r w:rsidRPr="00990AA7">
              <w:t>0.77</w:t>
            </w:r>
          </w:p>
        </w:tc>
        <w:tc>
          <w:tcPr>
            <w:tcW w:w="450" w:type="dxa"/>
            <w:vAlign w:val="bottom"/>
          </w:tcPr>
          <w:p w14:paraId="242532B4" w14:textId="77777777" w:rsidR="00EB0295" w:rsidRPr="00990AA7" w:rsidRDefault="00000000">
            <w:pPr>
              <w:widowControl w:val="0"/>
              <w:pPrChange w:id="1104" w:author="Boyko, James" w:date="2025-06-16T09:55:00Z" w16du:dateUtc="2025-06-16T12:55:00Z">
                <w:pPr>
                  <w:widowControl w:val="0"/>
                  <w:spacing w:line="360" w:lineRule="auto"/>
                </w:pPr>
              </w:pPrChange>
            </w:pPr>
            <w:r w:rsidRPr="00990AA7">
              <w:t>0.77</w:t>
            </w:r>
          </w:p>
        </w:tc>
        <w:tc>
          <w:tcPr>
            <w:tcW w:w="540" w:type="dxa"/>
            <w:vAlign w:val="bottom"/>
          </w:tcPr>
          <w:p w14:paraId="4216F61D" w14:textId="77777777" w:rsidR="00EB0295" w:rsidRPr="00990AA7" w:rsidRDefault="00000000">
            <w:pPr>
              <w:widowControl w:val="0"/>
              <w:pPrChange w:id="1105" w:author="Boyko, James" w:date="2025-06-16T09:55:00Z" w16du:dateUtc="2025-06-16T12:55:00Z">
                <w:pPr>
                  <w:widowControl w:val="0"/>
                  <w:spacing w:line="360" w:lineRule="auto"/>
                </w:pPr>
              </w:pPrChange>
            </w:pPr>
            <w:r w:rsidRPr="00990AA7">
              <w:t>0.79</w:t>
            </w:r>
          </w:p>
        </w:tc>
      </w:tr>
      <w:tr w:rsidR="00990AA7" w:rsidRPr="00990AA7" w14:paraId="083387BD" w14:textId="77777777" w:rsidTr="001D34B1">
        <w:trPr>
          <w:trHeight w:val="301"/>
        </w:trPr>
        <w:tc>
          <w:tcPr>
            <w:tcW w:w="1986" w:type="dxa"/>
            <w:vAlign w:val="bottom"/>
          </w:tcPr>
          <w:p w14:paraId="5CB9A395" w14:textId="77777777" w:rsidR="00EB0295" w:rsidRPr="00990AA7" w:rsidRDefault="00000000">
            <w:pPr>
              <w:widowControl w:val="0"/>
              <w:pPrChange w:id="1106" w:author="Boyko, James" w:date="2025-06-16T09:55:00Z" w16du:dateUtc="2025-06-16T12:55:00Z">
                <w:pPr>
                  <w:widowControl w:val="0"/>
                  <w:spacing w:line="360" w:lineRule="auto"/>
                </w:pPr>
              </w:pPrChange>
            </w:pPr>
            <w:r w:rsidRPr="00990AA7">
              <w:t>hidden states</w:t>
            </w:r>
          </w:p>
        </w:tc>
        <w:tc>
          <w:tcPr>
            <w:tcW w:w="2754" w:type="dxa"/>
            <w:vAlign w:val="bottom"/>
          </w:tcPr>
          <w:p w14:paraId="58C5827D" w14:textId="77777777" w:rsidR="00EB0295" w:rsidRPr="00990AA7" w:rsidRDefault="00000000">
            <w:pPr>
              <w:widowControl w:val="0"/>
              <w:pPrChange w:id="1107" w:author="Boyko, James" w:date="2025-06-16T09:55:00Z" w16du:dateUtc="2025-06-16T12:55:00Z">
                <w:pPr>
                  <w:widowControl w:val="0"/>
                  <w:spacing w:line="360" w:lineRule="auto"/>
                </w:pPr>
              </w:pPrChange>
            </w:pPr>
            <m:oMathPara>
              <m:oMathParaPr>
                <m:jc m:val="left"/>
              </m:oMathParaP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m:oMathPara>
          </w:p>
        </w:tc>
        <w:tc>
          <w:tcPr>
            <w:tcW w:w="540" w:type="dxa"/>
            <w:vAlign w:val="bottom"/>
          </w:tcPr>
          <w:p w14:paraId="2C2BDCD0" w14:textId="77777777" w:rsidR="00EB0295" w:rsidRPr="00990AA7" w:rsidRDefault="00000000">
            <w:pPr>
              <w:widowControl w:val="0"/>
              <w:pPrChange w:id="1108" w:author="Boyko, James" w:date="2025-06-16T09:55:00Z" w16du:dateUtc="2025-06-16T12:55:00Z">
                <w:pPr>
                  <w:widowControl w:val="0"/>
                  <w:spacing w:line="360" w:lineRule="auto"/>
                </w:pPr>
              </w:pPrChange>
            </w:pPr>
            <w:r w:rsidRPr="00990AA7">
              <w:t>0.48</w:t>
            </w:r>
          </w:p>
        </w:tc>
        <w:tc>
          <w:tcPr>
            <w:tcW w:w="540" w:type="dxa"/>
            <w:vAlign w:val="bottom"/>
          </w:tcPr>
          <w:p w14:paraId="29C2E484" w14:textId="77777777" w:rsidR="00EB0295" w:rsidRPr="00990AA7" w:rsidRDefault="00000000">
            <w:pPr>
              <w:widowControl w:val="0"/>
              <w:pPrChange w:id="1109" w:author="Boyko, James" w:date="2025-06-16T09:55:00Z" w16du:dateUtc="2025-06-16T12:55:00Z">
                <w:pPr>
                  <w:widowControl w:val="0"/>
                  <w:spacing w:line="360" w:lineRule="auto"/>
                </w:pPr>
              </w:pPrChange>
            </w:pPr>
            <w:r w:rsidRPr="00990AA7">
              <w:t>0.62</w:t>
            </w:r>
          </w:p>
        </w:tc>
        <w:tc>
          <w:tcPr>
            <w:tcW w:w="450" w:type="dxa"/>
            <w:vAlign w:val="bottom"/>
          </w:tcPr>
          <w:p w14:paraId="34C56456" w14:textId="77777777" w:rsidR="00EB0295" w:rsidRPr="00990AA7" w:rsidRDefault="00000000">
            <w:pPr>
              <w:widowControl w:val="0"/>
              <w:pPrChange w:id="1110" w:author="Boyko, James" w:date="2025-06-16T09:55:00Z" w16du:dateUtc="2025-06-16T12:55:00Z">
                <w:pPr>
                  <w:widowControl w:val="0"/>
                  <w:spacing w:line="360" w:lineRule="auto"/>
                </w:pPr>
              </w:pPrChange>
            </w:pPr>
            <w:r w:rsidRPr="00990AA7">
              <w:t>0.58</w:t>
            </w:r>
          </w:p>
        </w:tc>
        <w:tc>
          <w:tcPr>
            <w:tcW w:w="540" w:type="dxa"/>
            <w:vAlign w:val="bottom"/>
          </w:tcPr>
          <w:p w14:paraId="13A6FC8E" w14:textId="77777777" w:rsidR="00EB0295" w:rsidRPr="00990AA7" w:rsidRDefault="00000000">
            <w:pPr>
              <w:widowControl w:val="0"/>
              <w:pPrChange w:id="1111" w:author="Boyko, James" w:date="2025-06-16T09:55:00Z" w16du:dateUtc="2025-06-16T12:55:00Z">
                <w:pPr>
                  <w:widowControl w:val="0"/>
                  <w:spacing w:line="360" w:lineRule="auto"/>
                </w:pPr>
              </w:pPrChange>
            </w:pPr>
            <w:r w:rsidRPr="00990AA7">
              <w:t>0.48</w:t>
            </w:r>
          </w:p>
        </w:tc>
      </w:tr>
      <w:tr w:rsidR="00990AA7" w:rsidRPr="00990AA7" w14:paraId="28654607" w14:textId="77777777" w:rsidTr="001D34B1">
        <w:trPr>
          <w:trHeight w:val="301"/>
        </w:trPr>
        <w:tc>
          <w:tcPr>
            <w:tcW w:w="1986" w:type="dxa"/>
            <w:vAlign w:val="bottom"/>
          </w:tcPr>
          <w:p w14:paraId="3BEB2152" w14:textId="77777777" w:rsidR="00EB0295" w:rsidRPr="00990AA7" w:rsidRDefault="00000000">
            <w:pPr>
              <w:widowControl w:val="0"/>
              <w:pPrChange w:id="1112" w:author="Boyko, James" w:date="2025-06-16T09:55:00Z" w16du:dateUtc="2025-06-16T12:55:00Z">
                <w:pPr>
                  <w:widowControl w:val="0"/>
                  <w:spacing w:line="360" w:lineRule="auto"/>
                </w:pPr>
              </w:pPrChange>
            </w:pPr>
            <w:r w:rsidRPr="00990AA7">
              <w:t>hidden states</w:t>
            </w:r>
          </w:p>
        </w:tc>
        <w:tc>
          <w:tcPr>
            <w:tcW w:w="2754" w:type="dxa"/>
            <w:vAlign w:val="bottom"/>
          </w:tcPr>
          <w:p w14:paraId="466A2174" w14:textId="77777777" w:rsidR="00EB0295" w:rsidRPr="00990AA7" w:rsidRDefault="00000000">
            <w:pPr>
              <w:widowControl w:val="0"/>
              <w:pPrChange w:id="1113"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709230BC" w14:textId="77777777" w:rsidR="00EB0295" w:rsidRPr="00990AA7" w:rsidRDefault="00000000">
            <w:pPr>
              <w:widowControl w:val="0"/>
              <w:pPrChange w:id="1114" w:author="Boyko, James" w:date="2025-06-16T09:55:00Z" w16du:dateUtc="2025-06-16T12:55:00Z">
                <w:pPr>
                  <w:widowControl w:val="0"/>
                  <w:spacing w:line="360" w:lineRule="auto"/>
                </w:pPr>
              </w:pPrChange>
            </w:pPr>
            <w:r w:rsidRPr="00990AA7">
              <w:t>0.75</w:t>
            </w:r>
          </w:p>
        </w:tc>
        <w:tc>
          <w:tcPr>
            <w:tcW w:w="540" w:type="dxa"/>
            <w:vAlign w:val="bottom"/>
          </w:tcPr>
          <w:p w14:paraId="33649515" w14:textId="77777777" w:rsidR="00EB0295" w:rsidRPr="00990AA7" w:rsidRDefault="00000000">
            <w:pPr>
              <w:widowControl w:val="0"/>
              <w:pPrChange w:id="1115" w:author="Boyko, James" w:date="2025-06-16T09:55:00Z" w16du:dateUtc="2025-06-16T12:55:00Z">
                <w:pPr>
                  <w:widowControl w:val="0"/>
                  <w:spacing w:line="360" w:lineRule="auto"/>
                </w:pPr>
              </w:pPrChange>
            </w:pPr>
            <w:r w:rsidRPr="00990AA7">
              <w:t>0.7</w:t>
            </w:r>
          </w:p>
        </w:tc>
        <w:tc>
          <w:tcPr>
            <w:tcW w:w="450" w:type="dxa"/>
            <w:vAlign w:val="bottom"/>
          </w:tcPr>
          <w:p w14:paraId="34B818FA" w14:textId="77777777" w:rsidR="00EB0295" w:rsidRPr="00990AA7" w:rsidRDefault="00000000">
            <w:pPr>
              <w:widowControl w:val="0"/>
              <w:pPrChange w:id="1116" w:author="Boyko, James" w:date="2025-06-16T09:55:00Z" w16du:dateUtc="2025-06-16T12:55:00Z">
                <w:pPr>
                  <w:widowControl w:val="0"/>
                  <w:spacing w:line="360" w:lineRule="auto"/>
                </w:pPr>
              </w:pPrChange>
            </w:pPr>
            <w:r w:rsidRPr="00990AA7">
              <w:t>0.72</w:t>
            </w:r>
          </w:p>
        </w:tc>
        <w:tc>
          <w:tcPr>
            <w:tcW w:w="540" w:type="dxa"/>
            <w:vAlign w:val="bottom"/>
          </w:tcPr>
          <w:p w14:paraId="15A2FA33" w14:textId="77777777" w:rsidR="00EB0295" w:rsidRPr="00990AA7" w:rsidRDefault="00000000">
            <w:pPr>
              <w:widowControl w:val="0"/>
              <w:pPrChange w:id="1117" w:author="Boyko, James" w:date="2025-06-16T09:55:00Z" w16du:dateUtc="2025-06-16T12:55:00Z">
                <w:pPr>
                  <w:widowControl w:val="0"/>
                  <w:spacing w:line="360" w:lineRule="auto"/>
                </w:pPr>
              </w:pPrChange>
            </w:pPr>
            <w:r w:rsidRPr="00990AA7">
              <w:t>0.75</w:t>
            </w:r>
          </w:p>
        </w:tc>
      </w:tr>
      <w:tr w:rsidR="00990AA7" w:rsidRPr="00990AA7" w14:paraId="34998FBB" w14:textId="77777777" w:rsidTr="001D34B1">
        <w:trPr>
          <w:trHeight w:val="301"/>
        </w:trPr>
        <w:tc>
          <w:tcPr>
            <w:tcW w:w="1986" w:type="dxa"/>
            <w:tcBorders>
              <w:bottom w:val="single" w:sz="6" w:space="0" w:color="000000"/>
            </w:tcBorders>
            <w:vAlign w:val="bottom"/>
          </w:tcPr>
          <w:p w14:paraId="503C49AB" w14:textId="77777777" w:rsidR="00EB0295" w:rsidRPr="00990AA7" w:rsidRDefault="00000000">
            <w:pPr>
              <w:widowControl w:val="0"/>
              <w:rPr>
                <w:b/>
                <w:bCs/>
              </w:rPr>
              <w:pPrChange w:id="1118" w:author="Boyko, James" w:date="2025-06-16T09:55:00Z" w16du:dateUtc="2025-06-16T12:55:00Z">
                <w:pPr>
                  <w:widowControl w:val="0"/>
                  <w:spacing w:line="360" w:lineRule="auto"/>
                </w:pPr>
              </w:pPrChange>
            </w:pPr>
            <w:r w:rsidRPr="00990AA7">
              <w:rPr>
                <w:bCs/>
              </w:rPr>
              <w:t>hidden states</w:t>
            </w:r>
          </w:p>
        </w:tc>
        <w:tc>
          <w:tcPr>
            <w:tcW w:w="2754" w:type="dxa"/>
            <w:tcBorders>
              <w:bottom w:val="single" w:sz="6" w:space="0" w:color="000000"/>
            </w:tcBorders>
            <w:vAlign w:val="bottom"/>
          </w:tcPr>
          <w:p w14:paraId="33E2F7C5" w14:textId="77777777" w:rsidR="00EB0295" w:rsidRPr="00990AA7" w:rsidRDefault="00000000">
            <w:pPr>
              <w:widowControl w:val="0"/>
              <w:rPr>
                <w:b/>
                <w:bCs/>
              </w:rPr>
              <w:pPrChange w:id="1119"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tcBorders>
              <w:bottom w:val="single" w:sz="6" w:space="0" w:color="000000"/>
            </w:tcBorders>
            <w:vAlign w:val="bottom"/>
          </w:tcPr>
          <w:p w14:paraId="25480175" w14:textId="77777777" w:rsidR="00EB0295" w:rsidRPr="00990AA7" w:rsidRDefault="00000000">
            <w:pPr>
              <w:widowControl w:val="0"/>
              <w:rPr>
                <w:b/>
                <w:bCs/>
              </w:rPr>
              <w:pPrChange w:id="1120" w:author="Boyko, James" w:date="2025-06-16T09:55:00Z" w16du:dateUtc="2025-06-16T12:55:00Z">
                <w:pPr>
                  <w:widowControl w:val="0"/>
                  <w:spacing w:line="360" w:lineRule="auto"/>
                </w:pPr>
              </w:pPrChange>
            </w:pPr>
            <w:r w:rsidRPr="00990AA7">
              <w:rPr>
                <w:bCs/>
              </w:rPr>
              <w:t>0.36</w:t>
            </w:r>
          </w:p>
        </w:tc>
        <w:tc>
          <w:tcPr>
            <w:tcW w:w="540" w:type="dxa"/>
            <w:tcBorders>
              <w:bottom w:val="single" w:sz="6" w:space="0" w:color="000000"/>
            </w:tcBorders>
            <w:vAlign w:val="bottom"/>
          </w:tcPr>
          <w:p w14:paraId="566CA484" w14:textId="77777777" w:rsidR="00EB0295" w:rsidRPr="00990AA7" w:rsidRDefault="00000000">
            <w:pPr>
              <w:widowControl w:val="0"/>
              <w:rPr>
                <w:b/>
                <w:bCs/>
              </w:rPr>
              <w:pPrChange w:id="1121" w:author="Boyko, James" w:date="2025-06-16T09:55:00Z" w16du:dateUtc="2025-06-16T12:55:00Z">
                <w:pPr>
                  <w:widowControl w:val="0"/>
                  <w:spacing w:line="360" w:lineRule="auto"/>
                </w:pPr>
              </w:pPrChange>
            </w:pPr>
            <w:r w:rsidRPr="00990AA7">
              <w:rPr>
                <w:bCs/>
              </w:rPr>
              <w:t>0.64</w:t>
            </w:r>
          </w:p>
        </w:tc>
        <w:tc>
          <w:tcPr>
            <w:tcW w:w="450" w:type="dxa"/>
            <w:tcBorders>
              <w:bottom w:val="single" w:sz="6" w:space="0" w:color="000000"/>
            </w:tcBorders>
            <w:vAlign w:val="bottom"/>
          </w:tcPr>
          <w:p w14:paraId="20F052F1" w14:textId="77777777" w:rsidR="00EB0295" w:rsidRPr="00990AA7" w:rsidRDefault="00000000">
            <w:pPr>
              <w:widowControl w:val="0"/>
              <w:rPr>
                <w:b/>
                <w:bCs/>
              </w:rPr>
              <w:pPrChange w:id="1122" w:author="Boyko, James" w:date="2025-06-16T09:55:00Z" w16du:dateUtc="2025-06-16T12:55:00Z">
                <w:pPr>
                  <w:widowControl w:val="0"/>
                  <w:spacing w:line="360" w:lineRule="auto"/>
                </w:pPr>
              </w:pPrChange>
            </w:pPr>
            <w:r w:rsidRPr="00990AA7">
              <w:rPr>
                <w:bCs/>
              </w:rPr>
              <w:t>0.67</w:t>
            </w:r>
          </w:p>
        </w:tc>
        <w:tc>
          <w:tcPr>
            <w:tcW w:w="540" w:type="dxa"/>
            <w:tcBorders>
              <w:bottom w:val="single" w:sz="6" w:space="0" w:color="000000"/>
            </w:tcBorders>
            <w:vAlign w:val="bottom"/>
          </w:tcPr>
          <w:p w14:paraId="3EAAAC1C" w14:textId="77777777" w:rsidR="00EB0295" w:rsidRPr="00990AA7" w:rsidRDefault="00000000">
            <w:pPr>
              <w:widowControl w:val="0"/>
              <w:rPr>
                <w:b/>
                <w:bCs/>
              </w:rPr>
              <w:pPrChange w:id="1123" w:author="Boyko, James" w:date="2025-06-16T09:55:00Z" w16du:dateUtc="2025-06-16T12:55:00Z">
                <w:pPr>
                  <w:widowControl w:val="0"/>
                  <w:spacing w:line="360" w:lineRule="auto"/>
                </w:pPr>
              </w:pPrChange>
            </w:pPr>
            <w:r w:rsidRPr="00990AA7">
              <w:rPr>
                <w:bCs/>
              </w:rPr>
              <w:t>0.4</w:t>
            </w:r>
          </w:p>
        </w:tc>
      </w:tr>
    </w:tbl>
    <w:p w14:paraId="022BBF72" w14:textId="77777777" w:rsidR="00EB0295" w:rsidRPr="00990AA7" w:rsidRDefault="00EB0295" w:rsidP="00B20478">
      <w:pPr>
        <w:spacing w:line="360" w:lineRule="auto"/>
      </w:pPr>
    </w:p>
    <w:p w14:paraId="2DFED0F6" w14:textId="650B820A" w:rsidR="00E40D72" w:rsidRPr="00990AA7" w:rsidRDefault="00000000" w:rsidP="00B20478">
      <w:pPr>
        <w:spacing w:line="360" w:lineRule="auto"/>
      </w:pPr>
      <w:r w:rsidRPr="00990AA7">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sidRPr="00990AA7">
        <w:rPr>
          <w:i/>
          <w:iCs/>
        </w:rPr>
        <w:t xml:space="preserve">imulation Study 1, </w:t>
      </w:r>
      <w:r w:rsidRPr="00990AA7">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sidRPr="00990AA7">
        <w:rPr>
          <w:i/>
          <w:iCs/>
        </w:rPr>
        <w:t>l1</w:t>
      </w:r>
      <w:r w:rsidRPr="00990AA7">
        <w:t xml:space="preserve"> and </w:t>
      </w:r>
      <w:r w:rsidRPr="00990AA7">
        <w:rPr>
          <w:i/>
          <w:iCs/>
        </w:rPr>
        <w:t>l2</w:t>
      </w:r>
      <w:r w:rsidRPr="00990AA7">
        <w:t xml:space="preserve"> regularized models than for either unregularized (</w:t>
      </w:r>
      <w:r w:rsidRPr="00990AA7">
        <w:rPr>
          <w:i/>
          <w:iCs/>
        </w:rPr>
        <w:t>Mk</w:t>
      </w:r>
      <w:r w:rsidRPr="00990AA7">
        <w:t xml:space="preserve">) or </w:t>
      </w:r>
      <w:r w:rsidRPr="00990AA7">
        <w:rPr>
          <w:i/>
          <w:iCs/>
        </w:rPr>
        <w:t>er</w:t>
      </w:r>
      <w:r w:rsidRPr="00990AA7">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t>
      </w:r>
      <w:r w:rsidR="00AD4342" w:rsidRPr="00990AA7">
        <w:t>warranted</w:t>
      </w:r>
      <w:r w:rsidRPr="00990AA7">
        <w:t>. Nonetheless, qualitatively, regularization did have the expected effect in which its model predictions were better than an unregularized model as ancestral reconstructions got nearer to the root of the phylogeny (Table 3; Fig</w:t>
      </w:r>
      <w:r w:rsidR="00803384">
        <w:t>.</w:t>
      </w:r>
      <w:r w:rsidRPr="00990AA7">
        <w:t xml:space="preserve"> </w:t>
      </w:r>
      <w:r w:rsidR="00182934" w:rsidRPr="00990AA7">
        <w:t>S1</w:t>
      </w:r>
      <w:r w:rsidRPr="00990AA7">
        <w:t>).</w:t>
      </w:r>
    </w:p>
    <w:p w14:paraId="619C808B" w14:textId="412E7244" w:rsidR="00EB0295" w:rsidRPr="00990AA7" w:rsidRDefault="00000000">
      <w:pPr>
        <w:pStyle w:val="Table"/>
        <w:keepNext/>
        <w:spacing w:before="0" w:after="0"/>
        <w:pPrChange w:id="1124" w:author="Boyko, James" w:date="2025-06-16T09:54:00Z" w16du:dateUtc="2025-06-16T12:54:00Z">
          <w:pPr>
            <w:pStyle w:val="Table"/>
            <w:keepNext/>
            <w:spacing w:before="0" w:after="0" w:line="360" w:lineRule="auto"/>
          </w:pPr>
        </w:pPrChange>
      </w:pPr>
      <w:r w:rsidRPr="00990AA7">
        <w:lastRenderedPageBreak/>
        <w:t xml:space="preserve">Table </w:t>
      </w:r>
      <w:fldSimple w:instr=" SEQ Table \* ARABIC ">
        <w:r w:rsidR="00EB0295" w:rsidRPr="00990AA7">
          <w:t>3</w:t>
        </w:r>
      </w:fldSimple>
      <w:r w:rsidRPr="00990AA7">
        <w:t xml:space="preserve">: </w:t>
      </w:r>
      <w:r w:rsidR="00EE3C19" w:rsidRPr="00990AA7">
        <w:t xml:space="preserve">Ancestral state estimation results across generating models and regularization methods. Lower values indicate better performance. Regularization had minimal impact on overall accuracy for ancestral state reconstruction, with similar results across Mk, l1, l2, and er methods. Notably, l1 and l2 regularization outperformed other methods when considering predictions closer to the root of the phylogeny, as indicated by the lower slope values in deeper ancestral reconstructions. </w:t>
      </w:r>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990AA7" w:rsidRPr="00990AA7" w14:paraId="720A2C1D" w14:textId="77777777">
        <w:trPr>
          <w:trHeight w:val="256"/>
        </w:trPr>
        <w:tc>
          <w:tcPr>
            <w:tcW w:w="3001" w:type="dxa"/>
            <w:tcBorders>
              <w:top w:val="single" w:sz="6" w:space="0" w:color="000000"/>
              <w:bottom w:val="single" w:sz="6" w:space="0" w:color="000000"/>
            </w:tcBorders>
            <w:shd w:val="clear" w:color="auto" w:fill="CCCCCC"/>
            <w:vAlign w:val="bottom"/>
          </w:tcPr>
          <w:p w14:paraId="4BFC4C28" w14:textId="77777777" w:rsidR="00EB0295" w:rsidRPr="00990AA7" w:rsidRDefault="00000000">
            <w:pPr>
              <w:widowControl w:val="0"/>
              <w:rPr>
                <w:b/>
                <w:bCs/>
              </w:rPr>
              <w:pPrChange w:id="1125" w:author="Boyko, James" w:date="2025-06-16T09:55:00Z" w16du:dateUtc="2025-06-16T12:55:00Z">
                <w:pPr>
                  <w:widowControl w:val="0"/>
                  <w:spacing w:line="360" w:lineRule="auto"/>
                </w:pPr>
              </w:pPrChange>
            </w:pPr>
            <w:r w:rsidRPr="00990AA7">
              <w:rPr>
                <w:b/>
                <w:bCs/>
              </w:rPr>
              <w:t>Generating Model</w:t>
            </w:r>
          </w:p>
        </w:tc>
        <w:tc>
          <w:tcPr>
            <w:tcW w:w="1484" w:type="dxa"/>
            <w:tcBorders>
              <w:top w:val="single" w:sz="6" w:space="0" w:color="000000"/>
              <w:bottom w:val="single" w:sz="6" w:space="0" w:color="000000"/>
            </w:tcBorders>
            <w:shd w:val="clear" w:color="auto" w:fill="CCCCCC"/>
            <w:vAlign w:val="bottom"/>
          </w:tcPr>
          <w:p w14:paraId="29027772" w14:textId="77777777" w:rsidR="00EB0295" w:rsidRPr="00990AA7" w:rsidRDefault="00000000">
            <w:pPr>
              <w:widowControl w:val="0"/>
              <w:rPr>
                <w:b/>
                <w:bCs/>
              </w:rPr>
              <w:pPrChange w:id="1126" w:author="Boyko, James" w:date="2025-06-16T09:55:00Z" w16du:dateUtc="2025-06-16T12:55:00Z">
                <w:pPr>
                  <w:widowControl w:val="0"/>
                  <w:spacing w:line="360" w:lineRule="auto"/>
                </w:pPr>
              </w:pPrChange>
            </w:pPr>
            <w:r w:rsidRPr="00990AA7">
              <w:rPr>
                <w:b/>
                <w:bCs/>
              </w:rPr>
              <w:t>Estimator</w:t>
            </w:r>
          </w:p>
        </w:tc>
        <w:tc>
          <w:tcPr>
            <w:tcW w:w="1195" w:type="dxa"/>
            <w:tcBorders>
              <w:top w:val="single" w:sz="6" w:space="0" w:color="000000"/>
              <w:bottom w:val="single" w:sz="6" w:space="0" w:color="000000"/>
            </w:tcBorders>
            <w:shd w:val="clear" w:color="auto" w:fill="CCCCCC"/>
            <w:vAlign w:val="bottom"/>
          </w:tcPr>
          <w:p w14:paraId="5EAD0CE1" w14:textId="77777777" w:rsidR="00EB0295" w:rsidRPr="00990AA7" w:rsidRDefault="00000000">
            <w:pPr>
              <w:widowControl w:val="0"/>
              <w:rPr>
                <w:b/>
                <w:bCs/>
              </w:rPr>
              <w:pPrChange w:id="1127" w:author="Boyko, James" w:date="2025-06-16T09:55:00Z" w16du:dateUtc="2025-06-16T12:55:00Z">
                <w:pPr>
                  <w:widowControl w:val="0"/>
                  <w:spacing w:line="360" w:lineRule="auto"/>
                </w:pPr>
              </w:pPrChange>
            </w:pPr>
            <w:r w:rsidRPr="00990AA7">
              <w:rPr>
                <w:b/>
                <w:bCs/>
              </w:rPr>
              <w:t>Mk</w:t>
            </w:r>
          </w:p>
        </w:tc>
        <w:tc>
          <w:tcPr>
            <w:tcW w:w="1196" w:type="dxa"/>
            <w:tcBorders>
              <w:top w:val="single" w:sz="6" w:space="0" w:color="000000"/>
              <w:bottom w:val="single" w:sz="6" w:space="0" w:color="000000"/>
            </w:tcBorders>
            <w:shd w:val="clear" w:color="auto" w:fill="CCCCCC"/>
            <w:vAlign w:val="bottom"/>
          </w:tcPr>
          <w:p w14:paraId="2FD403FB" w14:textId="77777777" w:rsidR="00EB0295" w:rsidRPr="00990AA7" w:rsidRDefault="00000000">
            <w:pPr>
              <w:widowControl w:val="0"/>
              <w:rPr>
                <w:b/>
                <w:bCs/>
              </w:rPr>
              <w:pPrChange w:id="1128" w:author="Boyko, James" w:date="2025-06-16T09:55:00Z" w16du:dateUtc="2025-06-16T12:55:00Z">
                <w:pPr>
                  <w:widowControl w:val="0"/>
                  <w:spacing w:line="360" w:lineRule="auto"/>
                </w:pPr>
              </w:pPrChange>
            </w:pPr>
            <w:r w:rsidRPr="00990AA7">
              <w:rPr>
                <w:b/>
                <w:bCs/>
              </w:rPr>
              <w:t>l1</w:t>
            </w:r>
          </w:p>
        </w:tc>
        <w:tc>
          <w:tcPr>
            <w:tcW w:w="1194" w:type="dxa"/>
            <w:tcBorders>
              <w:top w:val="single" w:sz="6" w:space="0" w:color="000000"/>
              <w:bottom w:val="single" w:sz="6" w:space="0" w:color="000000"/>
            </w:tcBorders>
            <w:shd w:val="clear" w:color="auto" w:fill="CCCCCC"/>
            <w:vAlign w:val="bottom"/>
          </w:tcPr>
          <w:p w14:paraId="73A991C4" w14:textId="77777777" w:rsidR="00EB0295" w:rsidRPr="00990AA7" w:rsidRDefault="00000000">
            <w:pPr>
              <w:widowControl w:val="0"/>
              <w:rPr>
                <w:b/>
                <w:bCs/>
              </w:rPr>
              <w:pPrChange w:id="1129" w:author="Boyko, James" w:date="2025-06-16T09:55:00Z" w16du:dateUtc="2025-06-16T12:55:00Z">
                <w:pPr>
                  <w:widowControl w:val="0"/>
                  <w:spacing w:line="360" w:lineRule="auto"/>
                </w:pPr>
              </w:pPrChange>
            </w:pPr>
            <w:r w:rsidRPr="00990AA7">
              <w:rPr>
                <w:b/>
                <w:bCs/>
              </w:rPr>
              <w:t>l2</w:t>
            </w:r>
          </w:p>
        </w:tc>
        <w:tc>
          <w:tcPr>
            <w:tcW w:w="1195" w:type="dxa"/>
            <w:tcBorders>
              <w:top w:val="single" w:sz="6" w:space="0" w:color="000000"/>
              <w:bottom w:val="single" w:sz="6" w:space="0" w:color="000000"/>
            </w:tcBorders>
            <w:shd w:val="clear" w:color="auto" w:fill="CCCCCC"/>
            <w:vAlign w:val="bottom"/>
          </w:tcPr>
          <w:p w14:paraId="4B4A0763" w14:textId="77777777" w:rsidR="00EB0295" w:rsidRPr="00990AA7" w:rsidRDefault="00000000">
            <w:pPr>
              <w:widowControl w:val="0"/>
              <w:rPr>
                <w:b/>
                <w:bCs/>
              </w:rPr>
              <w:pPrChange w:id="1130" w:author="Boyko, James" w:date="2025-06-16T09:55:00Z" w16du:dateUtc="2025-06-16T12:55:00Z">
                <w:pPr>
                  <w:widowControl w:val="0"/>
                  <w:spacing w:line="360" w:lineRule="auto"/>
                </w:pPr>
              </w:pPrChange>
            </w:pPr>
            <w:r w:rsidRPr="00990AA7">
              <w:rPr>
                <w:b/>
                <w:bCs/>
              </w:rPr>
              <w:t>er</w:t>
            </w:r>
          </w:p>
        </w:tc>
      </w:tr>
      <w:tr w:rsidR="00990AA7" w:rsidRPr="00990AA7" w14:paraId="49EC2D60" w14:textId="77777777">
        <w:trPr>
          <w:trHeight w:val="256"/>
        </w:trPr>
        <w:tc>
          <w:tcPr>
            <w:tcW w:w="3001" w:type="dxa"/>
            <w:vAlign w:val="bottom"/>
          </w:tcPr>
          <w:p w14:paraId="0B4B5BDC" w14:textId="77777777" w:rsidR="00EB0295" w:rsidRPr="00990AA7" w:rsidRDefault="00000000">
            <w:pPr>
              <w:widowControl w:val="0"/>
              <w:pPrChange w:id="1131" w:author="Boyko, James" w:date="2025-06-16T09:55:00Z" w16du:dateUtc="2025-06-16T12:55:00Z">
                <w:pPr>
                  <w:widowControl w:val="0"/>
                  <w:spacing w:line="360" w:lineRule="auto"/>
                </w:pPr>
              </w:pPrChange>
            </w:pPr>
            <w:r w:rsidRPr="00990AA7">
              <w:t>dependent</w:t>
            </w:r>
          </w:p>
        </w:tc>
        <w:tc>
          <w:tcPr>
            <w:tcW w:w="1484" w:type="dxa"/>
            <w:vAlign w:val="bottom"/>
          </w:tcPr>
          <w:p w14:paraId="650FBC0B" w14:textId="77777777" w:rsidR="00EB0295" w:rsidRPr="00990AA7" w:rsidRDefault="00000000">
            <w:pPr>
              <w:widowControl w:val="0"/>
              <w:pPrChange w:id="1132" w:author="Boyko, James" w:date="2025-06-16T09:55:00Z" w16du:dateUtc="2025-06-16T12:55:00Z">
                <w:pPr>
                  <w:widowControl w:val="0"/>
                  <w:spacing w:line="360" w:lineRule="auto"/>
                </w:pPr>
              </w:pPrChange>
            </w:pPr>
            <w:r w:rsidRPr="00990AA7">
              <w:t>slope</w:t>
            </w:r>
          </w:p>
        </w:tc>
        <w:tc>
          <w:tcPr>
            <w:tcW w:w="1195" w:type="dxa"/>
            <w:vAlign w:val="bottom"/>
          </w:tcPr>
          <w:p w14:paraId="27ADE9E2" w14:textId="77777777" w:rsidR="00EB0295" w:rsidRPr="00990AA7" w:rsidRDefault="00000000">
            <w:pPr>
              <w:widowControl w:val="0"/>
              <w:pPrChange w:id="1133" w:author="Boyko, James" w:date="2025-06-16T09:55:00Z" w16du:dateUtc="2025-06-16T12:55:00Z">
                <w:pPr>
                  <w:widowControl w:val="0"/>
                  <w:spacing w:line="360" w:lineRule="auto"/>
                </w:pPr>
              </w:pPrChange>
            </w:pPr>
            <w:r w:rsidRPr="00990AA7">
              <w:t>0.21</w:t>
            </w:r>
          </w:p>
        </w:tc>
        <w:tc>
          <w:tcPr>
            <w:tcW w:w="1196" w:type="dxa"/>
            <w:vAlign w:val="bottom"/>
          </w:tcPr>
          <w:p w14:paraId="55F24E8E" w14:textId="77777777" w:rsidR="00EB0295" w:rsidRPr="00990AA7" w:rsidRDefault="00000000">
            <w:pPr>
              <w:widowControl w:val="0"/>
              <w:pPrChange w:id="1134" w:author="Boyko, James" w:date="2025-06-16T09:55:00Z" w16du:dateUtc="2025-06-16T12:55:00Z">
                <w:pPr>
                  <w:widowControl w:val="0"/>
                  <w:spacing w:line="360" w:lineRule="auto"/>
                </w:pPr>
              </w:pPrChange>
            </w:pPr>
            <w:r w:rsidRPr="00990AA7">
              <w:t>0.2</w:t>
            </w:r>
          </w:p>
        </w:tc>
        <w:tc>
          <w:tcPr>
            <w:tcW w:w="1194" w:type="dxa"/>
            <w:vAlign w:val="bottom"/>
          </w:tcPr>
          <w:p w14:paraId="4BBC740E" w14:textId="77777777" w:rsidR="00EB0295" w:rsidRPr="00990AA7" w:rsidRDefault="00000000">
            <w:pPr>
              <w:widowControl w:val="0"/>
              <w:pPrChange w:id="1135" w:author="Boyko, James" w:date="2025-06-16T09:55:00Z" w16du:dateUtc="2025-06-16T12:55:00Z">
                <w:pPr>
                  <w:widowControl w:val="0"/>
                  <w:spacing w:line="360" w:lineRule="auto"/>
                </w:pPr>
              </w:pPrChange>
            </w:pPr>
            <w:r w:rsidRPr="00990AA7">
              <w:t>0.16</w:t>
            </w:r>
          </w:p>
        </w:tc>
        <w:tc>
          <w:tcPr>
            <w:tcW w:w="1195" w:type="dxa"/>
            <w:vAlign w:val="bottom"/>
          </w:tcPr>
          <w:p w14:paraId="17BD0818" w14:textId="77777777" w:rsidR="00EB0295" w:rsidRPr="00990AA7" w:rsidRDefault="00000000">
            <w:pPr>
              <w:widowControl w:val="0"/>
              <w:pPrChange w:id="1136" w:author="Boyko, James" w:date="2025-06-16T09:55:00Z" w16du:dateUtc="2025-06-16T12:55:00Z">
                <w:pPr>
                  <w:widowControl w:val="0"/>
                  <w:spacing w:line="360" w:lineRule="auto"/>
                </w:pPr>
              </w:pPrChange>
            </w:pPr>
            <w:r w:rsidRPr="00990AA7">
              <w:t>0.22</w:t>
            </w:r>
          </w:p>
        </w:tc>
      </w:tr>
      <w:tr w:rsidR="00990AA7" w:rsidRPr="00990AA7" w14:paraId="3FE067CB" w14:textId="77777777">
        <w:trPr>
          <w:trHeight w:val="256"/>
        </w:trPr>
        <w:tc>
          <w:tcPr>
            <w:tcW w:w="3001" w:type="dxa"/>
            <w:vAlign w:val="bottom"/>
          </w:tcPr>
          <w:p w14:paraId="04959F9C" w14:textId="77777777" w:rsidR="00EB0295" w:rsidRPr="00990AA7" w:rsidRDefault="00000000">
            <w:pPr>
              <w:widowControl w:val="0"/>
              <w:pPrChange w:id="1137" w:author="Boyko, James" w:date="2025-06-16T09:55:00Z" w16du:dateUtc="2025-06-16T12:55:00Z">
                <w:pPr>
                  <w:widowControl w:val="0"/>
                  <w:spacing w:line="360" w:lineRule="auto"/>
                </w:pPr>
              </w:pPrChange>
            </w:pPr>
            <w:r w:rsidRPr="00990AA7">
              <w:t>dependent</w:t>
            </w:r>
          </w:p>
        </w:tc>
        <w:tc>
          <w:tcPr>
            <w:tcW w:w="1484" w:type="dxa"/>
            <w:vAlign w:val="bottom"/>
          </w:tcPr>
          <w:p w14:paraId="7B18CE14" w14:textId="77777777" w:rsidR="00EB0295" w:rsidRPr="00990AA7" w:rsidRDefault="00000000">
            <w:pPr>
              <w:widowControl w:val="0"/>
              <w:pPrChange w:id="1138" w:author="Boyko, James" w:date="2025-06-16T09:55:00Z" w16du:dateUtc="2025-06-16T12:55:00Z">
                <w:pPr>
                  <w:widowControl w:val="0"/>
                  <w:spacing w:line="360" w:lineRule="auto"/>
                </w:pPr>
              </w:pPrChange>
            </w:pPr>
            <w:proofErr w:type="spellStart"/>
            <w:r w:rsidRPr="00990AA7">
              <w:t>JS_dist</w:t>
            </w:r>
            <w:proofErr w:type="spellEnd"/>
          </w:p>
        </w:tc>
        <w:tc>
          <w:tcPr>
            <w:tcW w:w="1195" w:type="dxa"/>
            <w:vAlign w:val="bottom"/>
          </w:tcPr>
          <w:p w14:paraId="01A6CE21" w14:textId="77777777" w:rsidR="00EB0295" w:rsidRPr="00990AA7" w:rsidRDefault="00000000">
            <w:pPr>
              <w:widowControl w:val="0"/>
              <w:pPrChange w:id="1139" w:author="Boyko, James" w:date="2025-06-16T09:55:00Z" w16du:dateUtc="2025-06-16T12:55:00Z">
                <w:pPr>
                  <w:widowControl w:val="0"/>
                  <w:spacing w:line="360" w:lineRule="auto"/>
                </w:pPr>
              </w:pPrChange>
            </w:pPr>
            <w:r w:rsidRPr="00990AA7">
              <w:t>0.06</w:t>
            </w:r>
          </w:p>
        </w:tc>
        <w:tc>
          <w:tcPr>
            <w:tcW w:w="1196" w:type="dxa"/>
            <w:vAlign w:val="bottom"/>
          </w:tcPr>
          <w:p w14:paraId="773E7B03" w14:textId="77777777" w:rsidR="00EB0295" w:rsidRPr="00990AA7" w:rsidRDefault="00000000">
            <w:pPr>
              <w:widowControl w:val="0"/>
              <w:pPrChange w:id="1140" w:author="Boyko, James" w:date="2025-06-16T09:55:00Z" w16du:dateUtc="2025-06-16T12:55:00Z">
                <w:pPr>
                  <w:widowControl w:val="0"/>
                  <w:spacing w:line="360" w:lineRule="auto"/>
                </w:pPr>
              </w:pPrChange>
            </w:pPr>
            <w:r w:rsidRPr="00990AA7">
              <w:t>0.06</w:t>
            </w:r>
          </w:p>
        </w:tc>
        <w:tc>
          <w:tcPr>
            <w:tcW w:w="1194" w:type="dxa"/>
            <w:vAlign w:val="bottom"/>
          </w:tcPr>
          <w:p w14:paraId="330216AE" w14:textId="77777777" w:rsidR="00EB0295" w:rsidRPr="00990AA7" w:rsidRDefault="00000000">
            <w:pPr>
              <w:widowControl w:val="0"/>
              <w:pPrChange w:id="1141" w:author="Boyko, James" w:date="2025-06-16T09:55:00Z" w16du:dateUtc="2025-06-16T12:55:00Z">
                <w:pPr>
                  <w:widowControl w:val="0"/>
                  <w:spacing w:line="360" w:lineRule="auto"/>
                </w:pPr>
              </w:pPrChange>
            </w:pPr>
            <w:r w:rsidRPr="00990AA7">
              <w:t>0.06</w:t>
            </w:r>
          </w:p>
        </w:tc>
        <w:tc>
          <w:tcPr>
            <w:tcW w:w="1195" w:type="dxa"/>
            <w:vAlign w:val="bottom"/>
          </w:tcPr>
          <w:p w14:paraId="722CE880" w14:textId="77777777" w:rsidR="00EB0295" w:rsidRPr="00990AA7" w:rsidRDefault="00000000">
            <w:pPr>
              <w:widowControl w:val="0"/>
              <w:pPrChange w:id="1142" w:author="Boyko, James" w:date="2025-06-16T09:55:00Z" w16du:dateUtc="2025-06-16T12:55:00Z">
                <w:pPr>
                  <w:widowControl w:val="0"/>
                  <w:spacing w:line="360" w:lineRule="auto"/>
                </w:pPr>
              </w:pPrChange>
            </w:pPr>
            <w:r w:rsidRPr="00990AA7">
              <w:t>0.06</w:t>
            </w:r>
          </w:p>
        </w:tc>
      </w:tr>
      <w:tr w:rsidR="00990AA7" w:rsidRPr="00990AA7" w14:paraId="30CEEA6C" w14:textId="77777777">
        <w:trPr>
          <w:trHeight w:val="256"/>
        </w:trPr>
        <w:tc>
          <w:tcPr>
            <w:tcW w:w="3001" w:type="dxa"/>
            <w:vAlign w:val="bottom"/>
          </w:tcPr>
          <w:p w14:paraId="1EFAA2CD" w14:textId="77777777" w:rsidR="00EB0295" w:rsidRPr="00990AA7" w:rsidRDefault="00000000">
            <w:pPr>
              <w:widowControl w:val="0"/>
              <w:pPrChange w:id="1143" w:author="Boyko, James" w:date="2025-06-16T09:55:00Z" w16du:dateUtc="2025-06-16T12:55:00Z">
                <w:pPr>
                  <w:widowControl w:val="0"/>
                  <w:spacing w:line="360" w:lineRule="auto"/>
                </w:pPr>
              </w:pPrChange>
            </w:pPr>
            <w:r w:rsidRPr="00990AA7">
              <w:t>ordered</w:t>
            </w:r>
          </w:p>
        </w:tc>
        <w:tc>
          <w:tcPr>
            <w:tcW w:w="1484" w:type="dxa"/>
            <w:vAlign w:val="bottom"/>
          </w:tcPr>
          <w:p w14:paraId="104453F7" w14:textId="77777777" w:rsidR="00EB0295" w:rsidRPr="00990AA7" w:rsidRDefault="00000000">
            <w:pPr>
              <w:widowControl w:val="0"/>
              <w:pPrChange w:id="1144" w:author="Boyko, James" w:date="2025-06-16T09:55:00Z" w16du:dateUtc="2025-06-16T12:55:00Z">
                <w:pPr>
                  <w:widowControl w:val="0"/>
                  <w:spacing w:line="360" w:lineRule="auto"/>
                </w:pPr>
              </w:pPrChange>
            </w:pPr>
            <w:r w:rsidRPr="00990AA7">
              <w:t>slope</w:t>
            </w:r>
          </w:p>
        </w:tc>
        <w:tc>
          <w:tcPr>
            <w:tcW w:w="1195" w:type="dxa"/>
            <w:vAlign w:val="bottom"/>
          </w:tcPr>
          <w:p w14:paraId="2855D4C4" w14:textId="77777777" w:rsidR="00EB0295" w:rsidRPr="00990AA7" w:rsidRDefault="00000000">
            <w:pPr>
              <w:widowControl w:val="0"/>
              <w:pPrChange w:id="1145" w:author="Boyko, James" w:date="2025-06-16T09:55:00Z" w16du:dateUtc="2025-06-16T12:55:00Z">
                <w:pPr>
                  <w:widowControl w:val="0"/>
                  <w:spacing w:line="360" w:lineRule="auto"/>
                </w:pPr>
              </w:pPrChange>
            </w:pPr>
            <w:r w:rsidRPr="00990AA7">
              <w:t>0.11</w:t>
            </w:r>
          </w:p>
        </w:tc>
        <w:tc>
          <w:tcPr>
            <w:tcW w:w="1196" w:type="dxa"/>
            <w:vAlign w:val="bottom"/>
          </w:tcPr>
          <w:p w14:paraId="7FD03938" w14:textId="77777777" w:rsidR="00EB0295" w:rsidRPr="00990AA7" w:rsidRDefault="00000000">
            <w:pPr>
              <w:widowControl w:val="0"/>
              <w:pPrChange w:id="1146" w:author="Boyko, James" w:date="2025-06-16T09:55:00Z" w16du:dateUtc="2025-06-16T12:55:00Z">
                <w:pPr>
                  <w:widowControl w:val="0"/>
                  <w:spacing w:line="360" w:lineRule="auto"/>
                </w:pPr>
              </w:pPrChange>
            </w:pPr>
            <w:r w:rsidRPr="00990AA7">
              <w:t>0.1</w:t>
            </w:r>
          </w:p>
        </w:tc>
        <w:tc>
          <w:tcPr>
            <w:tcW w:w="1194" w:type="dxa"/>
            <w:vAlign w:val="bottom"/>
          </w:tcPr>
          <w:p w14:paraId="72300743" w14:textId="77777777" w:rsidR="00EB0295" w:rsidRPr="00990AA7" w:rsidRDefault="00000000">
            <w:pPr>
              <w:widowControl w:val="0"/>
              <w:pPrChange w:id="1147" w:author="Boyko, James" w:date="2025-06-16T09:55:00Z" w16du:dateUtc="2025-06-16T12:55:00Z">
                <w:pPr>
                  <w:widowControl w:val="0"/>
                  <w:spacing w:line="360" w:lineRule="auto"/>
                </w:pPr>
              </w:pPrChange>
            </w:pPr>
            <w:r w:rsidRPr="00990AA7">
              <w:t>0.08</w:t>
            </w:r>
          </w:p>
        </w:tc>
        <w:tc>
          <w:tcPr>
            <w:tcW w:w="1195" w:type="dxa"/>
            <w:vAlign w:val="bottom"/>
          </w:tcPr>
          <w:p w14:paraId="3793812A" w14:textId="77777777" w:rsidR="00EB0295" w:rsidRPr="00990AA7" w:rsidRDefault="00000000">
            <w:pPr>
              <w:widowControl w:val="0"/>
              <w:pPrChange w:id="1148" w:author="Boyko, James" w:date="2025-06-16T09:55:00Z" w16du:dateUtc="2025-06-16T12:55:00Z">
                <w:pPr>
                  <w:widowControl w:val="0"/>
                  <w:spacing w:line="360" w:lineRule="auto"/>
                </w:pPr>
              </w:pPrChange>
            </w:pPr>
            <w:r w:rsidRPr="00990AA7">
              <w:t>0.11</w:t>
            </w:r>
          </w:p>
        </w:tc>
      </w:tr>
      <w:tr w:rsidR="00990AA7" w:rsidRPr="00990AA7" w14:paraId="22B79CD5" w14:textId="77777777">
        <w:trPr>
          <w:trHeight w:val="256"/>
        </w:trPr>
        <w:tc>
          <w:tcPr>
            <w:tcW w:w="3001" w:type="dxa"/>
            <w:vAlign w:val="bottom"/>
          </w:tcPr>
          <w:p w14:paraId="0D03F3A0" w14:textId="77777777" w:rsidR="00EB0295" w:rsidRPr="00990AA7" w:rsidRDefault="00000000">
            <w:pPr>
              <w:widowControl w:val="0"/>
              <w:pPrChange w:id="1149" w:author="Boyko, James" w:date="2025-06-16T09:55:00Z" w16du:dateUtc="2025-06-16T12:55:00Z">
                <w:pPr>
                  <w:widowControl w:val="0"/>
                  <w:spacing w:line="360" w:lineRule="auto"/>
                </w:pPr>
              </w:pPrChange>
            </w:pPr>
            <w:r w:rsidRPr="00990AA7">
              <w:t>ordered</w:t>
            </w:r>
          </w:p>
        </w:tc>
        <w:tc>
          <w:tcPr>
            <w:tcW w:w="1484" w:type="dxa"/>
            <w:vAlign w:val="bottom"/>
          </w:tcPr>
          <w:p w14:paraId="6BA5F20D" w14:textId="77777777" w:rsidR="00EB0295" w:rsidRPr="00990AA7" w:rsidRDefault="00000000">
            <w:pPr>
              <w:widowControl w:val="0"/>
              <w:pPrChange w:id="1150" w:author="Boyko, James" w:date="2025-06-16T09:55:00Z" w16du:dateUtc="2025-06-16T12:55:00Z">
                <w:pPr>
                  <w:widowControl w:val="0"/>
                  <w:spacing w:line="360" w:lineRule="auto"/>
                </w:pPr>
              </w:pPrChange>
            </w:pPr>
            <w:proofErr w:type="spellStart"/>
            <w:r w:rsidRPr="00990AA7">
              <w:t>JS_dist</w:t>
            </w:r>
            <w:proofErr w:type="spellEnd"/>
          </w:p>
        </w:tc>
        <w:tc>
          <w:tcPr>
            <w:tcW w:w="1195" w:type="dxa"/>
            <w:vAlign w:val="bottom"/>
          </w:tcPr>
          <w:p w14:paraId="5843CE03" w14:textId="77777777" w:rsidR="00EB0295" w:rsidRPr="00990AA7" w:rsidRDefault="00000000">
            <w:pPr>
              <w:widowControl w:val="0"/>
              <w:pPrChange w:id="1151" w:author="Boyko, James" w:date="2025-06-16T09:55:00Z" w16du:dateUtc="2025-06-16T12:55:00Z">
                <w:pPr>
                  <w:widowControl w:val="0"/>
                  <w:spacing w:line="360" w:lineRule="auto"/>
                </w:pPr>
              </w:pPrChange>
            </w:pPr>
            <w:r w:rsidRPr="00990AA7">
              <w:t>0.03</w:t>
            </w:r>
          </w:p>
        </w:tc>
        <w:tc>
          <w:tcPr>
            <w:tcW w:w="1196" w:type="dxa"/>
            <w:vAlign w:val="bottom"/>
          </w:tcPr>
          <w:p w14:paraId="3C433B82" w14:textId="77777777" w:rsidR="00EB0295" w:rsidRPr="00990AA7" w:rsidRDefault="00000000">
            <w:pPr>
              <w:widowControl w:val="0"/>
              <w:pPrChange w:id="1152" w:author="Boyko, James" w:date="2025-06-16T09:55:00Z" w16du:dateUtc="2025-06-16T12:55:00Z">
                <w:pPr>
                  <w:widowControl w:val="0"/>
                  <w:spacing w:line="360" w:lineRule="auto"/>
                </w:pPr>
              </w:pPrChange>
            </w:pPr>
            <w:r w:rsidRPr="00990AA7">
              <w:t>0.03</w:t>
            </w:r>
          </w:p>
        </w:tc>
        <w:tc>
          <w:tcPr>
            <w:tcW w:w="1194" w:type="dxa"/>
            <w:vAlign w:val="bottom"/>
          </w:tcPr>
          <w:p w14:paraId="7A4EABB6" w14:textId="77777777" w:rsidR="00EB0295" w:rsidRPr="00990AA7" w:rsidRDefault="00000000">
            <w:pPr>
              <w:widowControl w:val="0"/>
              <w:pPrChange w:id="1153" w:author="Boyko, James" w:date="2025-06-16T09:55:00Z" w16du:dateUtc="2025-06-16T12:55:00Z">
                <w:pPr>
                  <w:widowControl w:val="0"/>
                  <w:spacing w:line="360" w:lineRule="auto"/>
                </w:pPr>
              </w:pPrChange>
            </w:pPr>
            <w:r w:rsidRPr="00990AA7">
              <w:t>0.03</w:t>
            </w:r>
          </w:p>
        </w:tc>
        <w:tc>
          <w:tcPr>
            <w:tcW w:w="1195" w:type="dxa"/>
            <w:vAlign w:val="bottom"/>
          </w:tcPr>
          <w:p w14:paraId="371E5BE1" w14:textId="77777777" w:rsidR="00EB0295" w:rsidRPr="00990AA7" w:rsidRDefault="00000000">
            <w:pPr>
              <w:widowControl w:val="0"/>
              <w:pPrChange w:id="1154" w:author="Boyko, James" w:date="2025-06-16T09:55:00Z" w16du:dateUtc="2025-06-16T12:55:00Z">
                <w:pPr>
                  <w:widowControl w:val="0"/>
                  <w:spacing w:line="360" w:lineRule="auto"/>
                </w:pPr>
              </w:pPrChange>
            </w:pPr>
            <w:r w:rsidRPr="00990AA7">
              <w:t>0.03</w:t>
            </w:r>
          </w:p>
        </w:tc>
      </w:tr>
      <w:tr w:rsidR="00990AA7" w:rsidRPr="00990AA7" w14:paraId="391F16C3" w14:textId="77777777">
        <w:trPr>
          <w:trHeight w:val="256"/>
        </w:trPr>
        <w:tc>
          <w:tcPr>
            <w:tcW w:w="3001" w:type="dxa"/>
            <w:vAlign w:val="bottom"/>
          </w:tcPr>
          <w:p w14:paraId="790865E7" w14:textId="77777777" w:rsidR="00EB0295" w:rsidRPr="00990AA7" w:rsidRDefault="00000000">
            <w:pPr>
              <w:widowControl w:val="0"/>
              <w:pPrChange w:id="1155" w:author="Boyko, James" w:date="2025-06-16T09:55:00Z" w16du:dateUtc="2025-06-16T12:55:00Z">
                <w:pPr>
                  <w:widowControl w:val="0"/>
                  <w:spacing w:line="360" w:lineRule="auto"/>
                </w:pPr>
              </w:pPrChange>
            </w:pPr>
            <w:r w:rsidRPr="00990AA7">
              <w:t>hidden states</w:t>
            </w:r>
          </w:p>
        </w:tc>
        <w:tc>
          <w:tcPr>
            <w:tcW w:w="1484" w:type="dxa"/>
            <w:vAlign w:val="bottom"/>
          </w:tcPr>
          <w:p w14:paraId="523A368B" w14:textId="77777777" w:rsidR="00EB0295" w:rsidRPr="00990AA7" w:rsidRDefault="00000000">
            <w:pPr>
              <w:widowControl w:val="0"/>
              <w:pPrChange w:id="1156" w:author="Boyko, James" w:date="2025-06-16T09:55:00Z" w16du:dateUtc="2025-06-16T12:55:00Z">
                <w:pPr>
                  <w:widowControl w:val="0"/>
                  <w:spacing w:line="360" w:lineRule="auto"/>
                </w:pPr>
              </w:pPrChange>
            </w:pPr>
            <w:r w:rsidRPr="00990AA7">
              <w:t>slope</w:t>
            </w:r>
          </w:p>
        </w:tc>
        <w:tc>
          <w:tcPr>
            <w:tcW w:w="1195" w:type="dxa"/>
            <w:vAlign w:val="bottom"/>
          </w:tcPr>
          <w:p w14:paraId="1E4B546E" w14:textId="77777777" w:rsidR="00EB0295" w:rsidRPr="00990AA7" w:rsidRDefault="00000000">
            <w:pPr>
              <w:widowControl w:val="0"/>
              <w:pPrChange w:id="1157" w:author="Boyko, James" w:date="2025-06-16T09:55:00Z" w16du:dateUtc="2025-06-16T12:55:00Z">
                <w:pPr>
                  <w:widowControl w:val="0"/>
                  <w:spacing w:line="360" w:lineRule="auto"/>
                </w:pPr>
              </w:pPrChange>
            </w:pPr>
            <w:r w:rsidRPr="00990AA7">
              <w:t>0.16</w:t>
            </w:r>
          </w:p>
        </w:tc>
        <w:tc>
          <w:tcPr>
            <w:tcW w:w="1196" w:type="dxa"/>
            <w:vAlign w:val="bottom"/>
          </w:tcPr>
          <w:p w14:paraId="4AF2C2F2" w14:textId="77777777" w:rsidR="00EB0295" w:rsidRPr="00990AA7" w:rsidRDefault="00000000">
            <w:pPr>
              <w:widowControl w:val="0"/>
              <w:pPrChange w:id="1158" w:author="Boyko, James" w:date="2025-06-16T09:55:00Z" w16du:dateUtc="2025-06-16T12:55:00Z">
                <w:pPr>
                  <w:widowControl w:val="0"/>
                  <w:spacing w:line="360" w:lineRule="auto"/>
                </w:pPr>
              </w:pPrChange>
            </w:pPr>
            <w:r w:rsidRPr="00990AA7">
              <w:t>0.15</w:t>
            </w:r>
          </w:p>
        </w:tc>
        <w:tc>
          <w:tcPr>
            <w:tcW w:w="1194" w:type="dxa"/>
            <w:vAlign w:val="bottom"/>
          </w:tcPr>
          <w:p w14:paraId="5E2DA696" w14:textId="77777777" w:rsidR="00EB0295" w:rsidRPr="00990AA7" w:rsidRDefault="00000000">
            <w:pPr>
              <w:widowControl w:val="0"/>
              <w:pPrChange w:id="1159" w:author="Boyko, James" w:date="2025-06-16T09:55:00Z" w16du:dateUtc="2025-06-16T12:55:00Z">
                <w:pPr>
                  <w:widowControl w:val="0"/>
                  <w:spacing w:line="360" w:lineRule="auto"/>
                </w:pPr>
              </w:pPrChange>
            </w:pPr>
            <w:r w:rsidRPr="00990AA7">
              <w:t>0.1</w:t>
            </w:r>
          </w:p>
        </w:tc>
        <w:tc>
          <w:tcPr>
            <w:tcW w:w="1195" w:type="dxa"/>
            <w:vAlign w:val="bottom"/>
          </w:tcPr>
          <w:p w14:paraId="185CBF2E" w14:textId="77777777" w:rsidR="00EB0295" w:rsidRPr="00990AA7" w:rsidRDefault="00000000">
            <w:pPr>
              <w:widowControl w:val="0"/>
              <w:pPrChange w:id="1160" w:author="Boyko, James" w:date="2025-06-16T09:55:00Z" w16du:dateUtc="2025-06-16T12:55:00Z">
                <w:pPr>
                  <w:widowControl w:val="0"/>
                  <w:spacing w:line="360" w:lineRule="auto"/>
                </w:pPr>
              </w:pPrChange>
            </w:pPr>
            <w:r w:rsidRPr="00990AA7">
              <w:t>0.17</w:t>
            </w:r>
          </w:p>
        </w:tc>
      </w:tr>
      <w:tr w:rsidR="00990AA7" w:rsidRPr="00990AA7" w14:paraId="517453B1" w14:textId="77777777">
        <w:trPr>
          <w:trHeight w:val="256"/>
        </w:trPr>
        <w:tc>
          <w:tcPr>
            <w:tcW w:w="3001" w:type="dxa"/>
            <w:tcBorders>
              <w:bottom w:val="single" w:sz="6" w:space="0" w:color="000000"/>
            </w:tcBorders>
            <w:vAlign w:val="bottom"/>
          </w:tcPr>
          <w:p w14:paraId="78B90284" w14:textId="77777777" w:rsidR="00EB0295" w:rsidRPr="00990AA7" w:rsidRDefault="00000000">
            <w:pPr>
              <w:widowControl w:val="0"/>
              <w:pPrChange w:id="1161" w:author="Boyko, James" w:date="2025-06-16T09:55:00Z" w16du:dateUtc="2025-06-16T12:55:00Z">
                <w:pPr>
                  <w:widowControl w:val="0"/>
                  <w:spacing w:line="360" w:lineRule="auto"/>
                </w:pPr>
              </w:pPrChange>
            </w:pPr>
            <w:r w:rsidRPr="00990AA7">
              <w:t>hidden states</w:t>
            </w:r>
          </w:p>
        </w:tc>
        <w:tc>
          <w:tcPr>
            <w:tcW w:w="1484" w:type="dxa"/>
            <w:tcBorders>
              <w:bottom w:val="single" w:sz="6" w:space="0" w:color="000000"/>
            </w:tcBorders>
            <w:vAlign w:val="bottom"/>
          </w:tcPr>
          <w:p w14:paraId="6CA26D53" w14:textId="77777777" w:rsidR="00EB0295" w:rsidRPr="00990AA7" w:rsidRDefault="00000000">
            <w:pPr>
              <w:widowControl w:val="0"/>
              <w:pPrChange w:id="1162" w:author="Boyko, James" w:date="2025-06-16T09:55:00Z" w16du:dateUtc="2025-06-16T12:55:00Z">
                <w:pPr>
                  <w:widowControl w:val="0"/>
                  <w:spacing w:line="360" w:lineRule="auto"/>
                </w:pPr>
              </w:pPrChange>
            </w:pPr>
            <w:proofErr w:type="spellStart"/>
            <w:r w:rsidRPr="00990AA7">
              <w:t>JS_dist</w:t>
            </w:r>
            <w:proofErr w:type="spellEnd"/>
          </w:p>
        </w:tc>
        <w:tc>
          <w:tcPr>
            <w:tcW w:w="1195" w:type="dxa"/>
            <w:tcBorders>
              <w:bottom w:val="single" w:sz="6" w:space="0" w:color="000000"/>
            </w:tcBorders>
            <w:vAlign w:val="bottom"/>
          </w:tcPr>
          <w:p w14:paraId="2E48EE3B" w14:textId="77777777" w:rsidR="00EB0295" w:rsidRPr="00990AA7" w:rsidRDefault="00000000">
            <w:pPr>
              <w:widowControl w:val="0"/>
              <w:pPrChange w:id="1163" w:author="Boyko, James" w:date="2025-06-16T09:55:00Z" w16du:dateUtc="2025-06-16T12:55:00Z">
                <w:pPr>
                  <w:widowControl w:val="0"/>
                  <w:spacing w:line="360" w:lineRule="auto"/>
                </w:pPr>
              </w:pPrChange>
            </w:pPr>
            <w:r w:rsidRPr="00990AA7">
              <w:t>0.22</w:t>
            </w:r>
          </w:p>
        </w:tc>
        <w:tc>
          <w:tcPr>
            <w:tcW w:w="1196" w:type="dxa"/>
            <w:tcBorders>
              <w:bottom w:val="single" w:sz="6" w:space="0" w:color="000000"/>
            </w:tcBorders>
            <w:vAlign w:val="bottom"/>
          </w:tcPr>
          <w:p w14:paraId="3EE8289F" w14:textId="77777777" w:rsidR="00EB0295" w:rsidRPr="00990AA7" w:rsidRDefault="00000000">
            <w:pPr>
              <w:widowControl w:val="0"/>
              <w:pPrChange w:id="1164" w:author="Boyko, James" w:date="2025-06-16T09:55:00Z" w16du:dateUtc="2025-06-16T12:55:00Z">
                <w:pPr>
                  <w:widowControl w:val="0"/>
                  <w:spacing w:line="360" w:lineRule="auto"/>
                </w:pPr>
              </w:pPrChange>
            </w:pPr>
            <w:r w:rsidRPr="00990AA7">
              <w:t>0.22</w:t>
            </w:r>
          </w:p>
        </w:tc>
        <w:tc>
          <w:tcPr>
            <w:tcW w:w="1194" w:type="dxa"/>
            <w:tcBorders>
              <w:bottom w:val="single" w:sz="6" w:space="0" w:color="000000"/>
            </w:tcBorders>
            <w:vAlign w:val="bottom"/>
          </w:tcPr>
          <w:p w14:paraId="6B6B37C5" w14:textId="77777777" w:rsidR="00EB0295" w:rsidRPr="00990AA7" w:rsidRDefault="00000000">
            <w:pPr>
              <w:widowControl w:val="0"/>
              <w:pPrChange w:id="1165" w:author="Boyko, James" w:date="2025-06-16T09:55:00Z" w16du:dateUtc="2025-06-16T12:55:00Z">
                <w:pPr>
                  <w:widowControl w:val="0"/>
                  <w:spacing w:line="360" w:lineRule="auto"/>
                </w:pPr>
              </w:pPrChange>
            </w:pPr>
            <w:r w:rsidRPr="00990AA7">
              <w:t>0.26</w:t>
            </w:r>
          </w:p>
        </w:tc>
        <w:tc>
          <w:tcPr>
            <w:tcW w:w="1195" w:type="dxa"/>
            <w:tcBorders>
              <w:bottom w:val="single" w:sz="6" w:space="0" w:color="000000"/>
            </w:tcBorders>
            <w:vAlign w:val="bottom"/>
          </w:tcPr>
          <w:p w14:paraId="0B4782DF" w14:textId="77777777" w:rsidR="00EB0295" w:rsidRPr="00990AA7" w:rsidRDefault="00000000">
            <w:pPr>
              <w:widowControl w:val="0"/>
              <w:pPrChange w:id="1166" w:author="Boyko, James" w:date="2025-06-16T09:55:00Z" w16du:dateUtc="2025-06-16T12:55:00Z">
                <w:pPr>
                  <w:widowControl w:val="0"/>
                  <w:spacing w:line="360" w:lineRule="auto"/>
                </w:pPr>
              </w:pPrChange>
            </w:pPr>
            <w:r w:rsidRPr="00990AA7">
              <w:t>0.21</w:t>
            </w:r>
          </w:p>
        </w:tc>
      </w:tr>
    </w:tbl>
    <w:p w14:paraId="142AD705" w14:textId="77777777" w:rsidR="00EB0295" w:rsidRPr="00990AA7" w:rsidRDefault="00EB0295" w:rsidP="00B20478">
      <w:pPr>
        <w:spacing w:line="360" w:lineRule="auto"/>
      </w:pPr>
    </w:p>
    <w:p w14:paraId="4A879124" w14:textId="1DEF9B2F" w:rsidR="00EB0295" w:rsidRDefault="00A55279" w:rsidP="00B20478">
      <w:pPr>
        <w:pStyle w:val="BodyText"/>
        <w:spacing w:after="0" w:line="360" w:lineRule="auto"/>
        <w:rPr>
          <w:ins w:id="1167" w:author="Boyko, James" w:date="2025-06-19T11:28:00Z" w16du:dateUtc="2025-06-19T15:28:00Z"/>
          <w:rFonts w:ascii="Times New Roman" w:eastAsia="Times New Roman" w:hAnsi="Times New Roman" w:cs="Times New Roman"/>
          <w:i/>
          <w:iCs/>
        </w:rPr>
      </w:pPr>
      <w:ins w:id="1168" w:author="Boyko, James" w:date="2025-06-18T14:28:00Z" w16du:dateUtc="2025-06-18T17:28:00Z">
        <w:r>
          <w:rPr>
            <w:rFonts w:ascii="Times New Roman" w:eastAsia="Times New Roman" w:hAnsi="Times New Roman" w:cs="Times New Roman"/>
            <w:i/>
            <w:iCs/>
          </w:rPr>
          <w:t>Canalization of mating systems through time</w:t>
        </w:r>
      </w:ins>
      <w:del w:id="1169" w:author="Boyko, James" w:date="2025-06-18T14:28:00Z" w16du:dateUtc="2025-06-18T17:28:00Z">
        <w:r w:rsidRPr="00990AA7" w:rsidDel="00A55279">
          <w:rPr>
            <w:rFonts w:ascii="Times New Roman" w:eastAsia="Times New Roman" w:hAnsi="Times New Roman" w:cs="Times New Roman"/>
            <w:i/>
            <w:iCs/>
          </w:rPr>
          <w:delText xml:space="preserve">A </w:delText>
        </w:r>
        <w:r w:rsidRPr="00990AA7" w:rsidDel="004C303F">
          <w:rPr>
            <w:rFonts w:ascii="Times New Roman" w:eastAsia="Times New Roman" w:hAnsi="Times New Roman" w:cs="Times New Roman"/>
            <w:i/>
            <w:iCs/>
          </w:rPr>
          <w:delText>multimale mating system and concealed ovulation</w:delText>
        </w:r>
        <w:r w:rsidRPr="00990AA7" w:rsidDel="00A55279">
          <w:rPr>
            <w:rFonts w:ascii="Times New Roman" w:eastAsia="Times New Roman" w:hAnsi="Times New Roman" w:cs="Times New Roman"/>
            <w:i/>
            <w:iCs/>
          </w:rPr>
          <w:delText xml:space="preserve"> ancestor</w:delText>
        </w:r>
      </w:del>
    </w:p>
    <w:p w14:paraId="30511479" w14:textId="77777777" w:rsidR="0007356F" w:rsidRPr="0007356F" w:rsidDel="0007356F" w:rsidRDefault="0007356F" w:rsidP="00B20478">
      <w:pPr>
        <w:pStyle w:val="BodyText"/>
        <w:spacing w:after="0" w:line="360" w:lineRule="auto"/>
        <w:rPr>
          <w:del w:id="1170" w:author="Boyko, James" w:date="2025-06-19T11:28:00Z" w16du:dateUtc="2025-06-19T15:28:00Z"/>
          <w:rFonts w:ascii="Times New Roman" w:eastAsia="Times New Roman" w:hAnsi="Times New Roman" w:cs="Times New Roman"/>
        </w:rPr>
      </w:pPr>
    </w:p>
    <w:p w14:paraId="048FBFFB" w14:textId="53F23E3C" w:rsidR="0007356F" w:rsidRPr="0007356F" w:rsidRDefault="0007356F" w:rsidP="0007356F">
      <w:pPr>
        <w:pStyle w:val="BodyText"/>
        <w:spacing w:after="0" w:line="360" w:lineRule="auto"/>
        <w:rPr>
          <w:ins w:id="1171" w:author="Boyko, James" w:date="2025-06-19T11:28:00Z" w16du:dateUtc="2025-06-19T15:28:00Z"/>
          <w:rFonts w:ascii="Times New Roman" w:eastAsia="Times New Roman" w:hAnsi="Times New Roman" w:cs="Times New Roman"/>
          <w:rPrChange w:id="1172" w:author="Boyko, James" w:date="2025-06-19T11:28:00Z" w16du:dateUtc="2025-06-19T15:28:00Z">
            <w:rPr>
              <w:ins w:id="1173" w:author="Boyko, James" w:date="2025-06-19T11:28:00Z" w16du:dateUtc="2025-06-19T15:28:00Z"/>
              <w:rFonts w:ascii="Times New Roman" w:eastAsia="Times New Roman" w:hAnsi="Times New Roman" w:cs="Times New Roman"/>
              <w:i/>
              <w:iCs/>
            </w:rPr>
          </w:rPrChange>
        </w:rPr>
      </w:pPr>
      <w:ins w:id="1174" w:author="Boyko, James" w:date="2025-06-19T11:28:00Z" w16du:dateUtc="2025-06-19T15:28:00Z">
        <w:r w:rsidRPr="0007356F">
          <w:rPr>
            <w:rFonts w:ascii="Times New Roman" w:eastAsia="Times New Roman" w:hAnsi="Times New Roman" w:cs="Times New Roman"/>
            <w:rPrChange w:id="1175" w:author="Boyko, James" w:date="2025-06-19T11:28:00Z" w16du:dateUtc="2025-06-19T15:28:00Z">
              <w:rPr>
                <w:rFonts w:ascii="Times New Roman" w:eastAsia="Times New Roman" w:hAnsi="Times New Roman" w:cs="Times New Roman"/>
                <w:i/>
                <w:iCs/>
              </w:rPr>
            </w:rPrChange>
          </w:rPr>
          <w:t xml:space="preserve">The ancestral state reconstruction at the root under the dredge model </w:t>
        </w:r>
        <w:r>
          <w:rPr>
            <w:rFonts w:ascii="Times New Roman" w:eastAsia="Times New Roman" w:hAnsi="Times New Roman" w:cs="Times New Roman"/>
          </w:rPr>
          <w:t xml:space="preserve">had </w:t>
        </w:r>
        <w:r w:rsidRPr="0007356F">
          <w:rPr>
            <w:rFonts w:ascii="Times New Roman" w:eastAsia="Times New Roman" w:hAnsi="Times New Roman" w:cs="Times New Roman"/>
            <w:rPrChange w:id="1176" w:author="Boyko, James" w:date="2025-06-19T11:28:00Z" w16du:dateUtc="2025-06-19T15:28:00Z">
              <w:rPr>
                <w:rFonts w:ascii="Times New Roman" w:eastAsia="Times New Roman" w:hAnsi="Times New Roman" w:cs="Times New Roman"/>
                <w:i/>
                <w:iCs/>
              </w:rPr>
            </w:rPrChange>
          </w:rPr>
          <w:t xml:space="preserve">considerable uncertainty regarding the evolutionary origins of mating system traits. The estimated ancestral state showed a monogamous mating system with concealed ovulation (state 00) having a marginal probability of XX%, while state 10 demonstrated a marginal probability of XX% (Fig. 4a). </w:t>
        </w:r>
        <w:r>
          <w:rPr>
            <w:rFonts w:ascii="Times New Roman" w:eastAsia="Times New Roman" w:hAnsi="Times New Roman" w:cs="Times New Roman"/>
          </w:rPr>
          <w:t xml:space="preserve">The result </w:t>
        </w:r>
      </w:ins>
      <w:ins w:id="1177" w:author="Boyko, James" w:date="2025-06-19T11:29:00Z" w16du:dateUtc="2025-06-19T15:29:00Z">
        <w:r>
          <w:rPr>
            <w:rFonts w:ascii="Times New Roman" w:eastAsia="Times New Roman" w:hAnsi="Times New Roman" w:cs="Times New Roman"/>
          </w:rPr>
          <w:t xml:space="preserve">of simulated annealing </w:t>
        </w:r>
      </w:ins>
      <w:ins w:id="1178" w:author="Boyko, James" w:date="2025-06-19T11:28:00Z" w16du:dateUtc="2025-06-19T15:28:00Z">
        <w:r w:rsidRPr="0007356F">
          <w:rPr>
            <w:rFonts w:ascii="Times New Roman" w:eastAsia="Times New Roman" w:hAnsi="Times New Roman" w:cs="Times New Roman"/>
            <w:rPrChange w:id="1179" w:author="Boyko, James" w:date="2025-06-19T11:28:00Z" w16du:dateUtc="2025-06-19T15:28:00Z">
              <w:rPr>
                <w:rFonts w:ascii="Times New Roman" w:eastAsia="Times New Roman" w:hAnsi="Times New Roman" w:cs="Times New Roman"/>
                <w:i/>
                <w:iCs/>
              </w:rPr>
            </w:rPrChange>
          </w:rPr>
          <w:t xml:space="preserve">identified a two-parameter model incorporating hidden rates as the optimal framework for describing trait evolution (Fig. 4b). The parameter estimates revealed distinct transition rate classes: states 00, 01, and 11 shared a common transition rate of XX (95% CI: lower CI, upper CI), while transitions from 00R1 to 00R2 and 11R1 to 11R2 occurred at a rate of XX (95% CI: lower CI, upper CI). A particularly notable feature of the optimal model is the presence of two sink states within the R2 rate classes. Once a lineage transitions to either 00R2 or 11R2, the model predicts no further evolutionary transitions, effectively trapping these lineages in their current state. This </w:t>
        </w:r>
      </w:ins>
      <w:ins w:id="1180" w:author="Boyko, James" w:date="2025-06-19T11:29:00Z" w16du:dateUtc="2025-06-19T15:29:00Z">
        <w:r>
          <w:rPr>
            <w:rFonts w:ascii="Times New Roman" w:eastAsia="Times New Roman" w:hAnsi="Times New Roman" w:cs="Times New Roman"/>
          </w:rPr>
          <w:t xml:space="preserve">is similar </w:t>
        </w:r>
      </w:ins>
      <w:ins w:id="1181" w:author="Boyko, James" w:date="2025-06-19T11:28:00Z" w16du:dateUtc="2025-06-19T15:28:00Z">
        <w:r w:rsidRPr="0007356F">
          <w:rPr>
            <w:rFonts w:ascii="Times New Roman" w:eastAsia="Times New Roman" w:hAnsi="Times New Roman" w:cs="Times New Roman"/>
            <w:rPrChange w:id="1182" w:author="Boyko, James" w:date="2025-06-19T11:28:00Z" w16du:dateUtc="2025-06-19T15:28:00Z">
              <w:rPr>
                <w:rFonts w:ascii="Times New Roman" w:eastAsia="Times New Roman" w:hAnsi="Times New Roman" w:cs="Times New Roman"/>
                <w:i/>
                <w:iCs/>
              </w:rPr>
            </w:rPrChange>
          </w:rPr>
          <w:t>to the covarion model, where molecular evolutionary processes can cease entirely in certain lineages</w:t>
        </w:r>
      </w:ins>
      <w:ins w:id="1183" w:author="Boyko, James" w:date="2025-06-19T11:30:00Z" w16du:dateUtc="2025-06-19T15:30:00Z">
        <w:r>
          <w:rPr>
            <w:rFonts w:ascii="Times New Roman" w:eastAsia="Times New Roman" w:hAnsi="Times New Roman" w:cs="Times New Roman"/>
          </w:rPr>
          <w:t>(</w:t>
        </w:r>
        <w:r w:rsidRPr="0007356F">
          <w:rPr>
            <w:rFonts w:ascii="Times New Roman" w:eastAsia="Times New Roman" w:hAnsi="Times New Roman" w:cs="Times New Roman"/>
            <w:highlight w:val="yellow"/>
            <w:rPrChange w:id="1184" w:author="Boyko, James" w:date="2025-06-19T11:30:00Z" w16du:dateUtc="2025-06-19T15:30:00Z">
              <w:rPr>
                <w:rFonts w:ascii="Times New Roman" w:eastAsia="Times New Roman" w:hAnsi="Times New Roman" w:cs="Times New Roman"/>
              </w:rPr>
            </w:rPrChange>
          </w:rPr>
          <w:t>refs</w:t>
        </w:r>
        <w:r>
          <w:rPr>
            <w:rFonts w:ascii="Times New Roman" w:eastAsia="Times New Roman" w:hAnsi="Times New Roman" w:cs="Times New Roman"/>
          </w:rPr>
          <w:t>)</w:t>
        </w:r>
      </w:ins>
      <w:ins w:id="1185" w:author="Boyko, James" w:date="2025-06-19T11:28:00Z" w16du:dateUtc="2025-06-19T15:28:00Z">
        <w:r w:rsidRPr="0007356F">
          <w:rPr>
            <w:rFonts w:ascii="Times New Roman" w:eastAsia="Times New Roman" w:hAnsi="Times New Roman" w:cs="Times New Roman"/>
            <w:rPrChange w:id="1186" w:author="Boyko, James" w:date="2025-06-19T11:28:00Z" w16du:dateUtc="2025-06-19T15:28:00Z">
              <w:rPr>
                <w:rFonts w:ascii="Times New Roman" w:eastAsia="Times New Roman" w:hAnsi="Times New Roman" w:cs="Times New Roman"/>
                <w:i/>
                <w:iCs/>
              </w:rPr>
            </w:rPrChange>
          </w:rPr>
          <w:t xml:space="preserve">. However, </w:t>
        </w:r>
      </w:ins>
      <w:ins w:id="1187" w:author="Boyko, James" w:date="2025-06-19T11:30:00Z" w16du:dateUtc="2025-06-19T15:30:00Z">
        <w:r>
          <w:rPr>
            <w:rFonts w:ascii="Times New Roman" w:eastAsia="Times New Roman" w:hAnsi="Times New Roman" w:cs="Times New Roman"/>
          </w:rPr>
          <w:t>this</w:t>
        </w:r>
      </w:ins>
      <w:ins w:id="1188" w:author="Boyko, James" w:date="2025-06-19T11:28:00Z" w16du:dateUtc="2025-06-19T15:28:00Z">
        <w:r w:rsidRPr="0007356F">
          <w:rPr>
            <w:rFonts w:ascii="Times New Roman" w:eastAsia="Times New Roman" w:hAnsi="Times New Roman" w:cs="Times New Roman"/>
            <w:rPrChange w:id="1189" w:author="Boyko, James" w:date="2025-06-19T11:28:00Z" w16du:dateUtc="2025-06-19T15:28:00Z">
              <w:rPr>
                <w:rFonts w:ascii="Times New Roman" w:eastAsia="Times New Roman" w:hAnsi="Times New Roman" w:cs="Times New Roman"/>
                <w:i/>
                <w:iCs/>
              </w:rPr>
            </w:rPrChange>
          </w:rPr>
          <w:t xml:space="preserve"> model differs in that lineages entering these sink states are not expected to resume evolutionary transitions, suggesting a form of evolutionary canalization rather than temporary stasis.</w:t>
        </w:r>
      </w:ins>
      <w:ins w:id="1190" w:author="Boyko, James" w:date="2025-06-19T11:30:00Z" w16du:dateUtc="2025-06-19T15:30:00Z">
        <w:r>
          <w:rPr>
            <w:rFonts w:ascii="Times New Roman" w:eastAsia="Times New Roman" w:hAnsi="Times New Roman" w:cs="Times New Roman"/>
          </w:rPr>
          <w:t xml:space="preserve"> Based on </w:t>
        </w:r>
      </w:ins>
      <w:ins w:id="1191" w:author="Boyko, James" w:date="2025-06-19T11:31:00Z" w16du:dateUtc="2025-06-19T15:31:00Z">
        <w:r>
          <w:rPr>
            <w:rFonts w:ascii="Times New Roman" w:eastAsia="Times New Roman" w:hAnsi="Times New Roman" w:cs="Times New Roman"/>
          </w:rPr>
          <w:t xml:space="preserve">state </w:t>
        </w:r>
      </w:ins>
      <w:ins w:id="1192" w:author="Boyko, James" w:date="2025-06-19T11:30:00Z" w16du:dateUtc="2025-06-19T15:30:00Z">
        <w:r>
          <w:rPr>
            <w:rFonts w:ascii="Times New Roman" w:eastAsia="Times New Roman" w:hAnsi="Times New Roman" w:cs="Times New Roman"/>
          </w:rPr>
          <w:t>reconstructions at the tips</w:t>
        </w:r>
      </w:ins>
      <w:ins w:id="1193" w:author="Boyko, James" w:date="2025-06-19T11:31:00Z" w16du:dateUtc="2025-06-19T15:31:00Z">
        <w:r>
          <w:rPr>
            <w:rFonts w:ascii="Times New Roman" w:eastAsia="Times New Roman" w:hAnsi="Times New Roman" w:cs="Times New Roman"/>
          </w:rPr>
          <w:t xml:space="preserve"> for the unknown hidden states</w:t>
        </w:r>
      </w:ins>
      <w:ins w:id="1194" w:author="Boyko, James" w:date="2025-06-19T11:30:00Z" w16du:dateUtc="2025-06-19T15:30:00Z">
        <w:r>
          <w:rPr>
            <w:rFonts w:ascii="Times New Roman" w:eastAsia="Times New Roman" w:hAnsi="Times New Roman" w:cs="Times New Roman"/>
          </w:rPr>
          <w:t xml:space="preserve">, there are </w:t>
        </w:r>
      </w:ins>
      <w:ins w:id="1195" w:author="Boyko, James" w:date="2025-06-19T11:31:00Z" w16du:dateUtc="2025-06-19T15:31:00Z">
        <w:r>
          <w:rPr>
            <w:rFonts w:ascii="Times New Roman" w:eastAsia="Times New Roman" w:hAnsi="Times New Roman" w:cs="Times New Roman"/>
          </w:rPr>
          <w:t>some</w:t>
        </w:r>
      </w:ins>
      <w:ins w:id="1196" w:author="Boyko, James" w:date="2025-06-19T11:28:00Z" w16du:dateUtc="2025-06-19T15:28:00Z">
        <w:r w:rsidRPr="0007356F">
          <w:rPr>
            <w:rFonts w:ascii="Times New Roman" w:eastAsia="Times New Roman" w:hAnsi="Times New Roman" w:cs="Times New Roman"/>
            <w:rPrChange w:id="1197" w:author="Boyko, James" w:date="2025-06-19T11:28:00Z" w16du:dateUtc="2025-06-19T15:28:00Z">
              <w:rPr>
                <w:rFonts w:ascii="Times New Roman" w:eastAsia="Times New Roman" w:hAnsi="Times New Roman" w:cs="Times New Roman"/>
                <w:i/>
                <w:iCs/>
              </w:rPr>
            </w:rPrChange>
          </w:rPr>
          <w:t xml:space="preserve"> clade-specific patterns of evolutionary canalization. Clade X appears to have entered this canalized state, remaining permanently in state 00, while clade Y demonstrates canalization in state 11. </w:t>
        </w:r>
      </w:ins>
      <w:ins w:id="1198" w:author="Boyko, James" w:date="2025-06-19T11:31:00Z" w16du:dateUtc="2025-06-19T15:31:00Z">
        <w:r>
          <w:rPr>
            <w:rFonts w:ascii="Times New Roman" w:eastAsia="Times New Roman" w:hAnsi="Times New Roman" w:cs="Times New Roman"/>
          </w:rPr>
          <w:t>Additionally,</w:t>
        </w:r>
      </w:ins>
      <w:ins w:id="1199" w:author="Boyko, James" w:date="2025-06-19T11:28:00Z" w16du:dateUtc="2025-06-19T15:28:00Z">
        <w:r w:rsidRPr="0007356F">
          <w:rPr>
            <w:rFonts w:ascii="Times New Roman" w:eastAsia="Times New Roman" w:hAnsi="Times New Roman" w:cs="Times New Roman"/>
            <w:rPrChange w:id="1200" w:author="Boyko, James" w:date="2025-06-19T11:28:00Z" w16du:dateUtc="2025-06-19T15:28:00Z">
              <w:rPr>
                <w:rFonts w:ascii="Times New Roman" w:eastAsia="Times New Roman" w:hAnsi="Times New Roman" w:cs="Times New Roman"/>
                <w:i/>
                <w:iCs/>
              </w:rPr>
            </w:rPrChange>
          </w:rPr>
          <w:t xml:space="preserve"> the common ancestor of humans and their closest relatives exhibited an intermediate state (01), which subsequently diverged to state 00R1 in humans and state 11R1 in both </w:t>
        </w:r>
        <w:r w:rsidRPr="0007356F">
          <w:rPr>
            <w:rFonts w:ascii="Times New Roman" w:eastAsia="Times New Roman" w:hAnsi="Times New Roman" w:cs="Times New Roman"/>
            <w:i/>
            <w:iCs/>
          </w:rPr>
          <w:t>Pan paniscus</w:t>
        </w:r>
        <w:r w:rsidRPr="0007356F">
          <w:rPr>
            <w:rFonts w:ascii="Times New Roman" w:eastAsia="Times New Roman" w:hAnsi="Times New Roman" w:cs="Times New Roman"/>
            <w:rPrChange w:id="1201" w:author="Boyko, James" w:date="2025-06-19T11:28:00Z" w16du:dateUtc="2025-06-19T15:28:00Z">
              <w:rPr>
                <w:rFonts w:ascii="Times New Roman" w:eastAsia="Times New Roman" w:hAnsi="Times New Roman" w:cs="Times New Roman"/>
                <w:i/>
                <w:iCs/>
              </w:rPr>
            </w:rPrChange>
          </w:rPr>
          <w:t xml:space="preserve"> and </w:t>
        </w:r>
        <w:r w:rsidRPr="0007356F">
          <w:rPr>
            <w:rFonts w:ascii="Times New Roman" w:eastAsia="Times New Roman" w:hAnsi="Times New Roman" w:cs="Times New Roman"/>
            <w:i/>
            <w:iCs/>
          </w:rPr>
          <w:t>Pan troglodytes</w:t>
        </w:r>
        <w:r w:rsidRPr="0007356F">
          <w:rPr>
            <w:rFonts w:ascii="Times New Roman" w:eastAsia="Times New Roman" w:hAnsi="Times New Roman" w:cs="Times New Roman"/>
            <w:rPrChange w:id="1202" w:author="Boyko, James" w:date="2025-06-19T11:28:00Z" w16du:dateUtc="2025-06-19T15:28:00Z">
              <w:rPr>
                <w:rFonts w:ascii="Times New Roman" w:eastAsia="Times New Roman" w:hAnsi="Times New Roman" w:cs="Times New Roman"/>
                <w:i/>
                <w:iCs/>
              </w:rPr>
            </w:rPrChange>
          </w:rPr>
          <w:t xml:space="preserve">. </w:t>
        </w:r>
      </w:ins>
      <w:ins w:id="1203" w:author="Boyko, James" w:date="2025-06-19T11:32:00Z" w16du:dateUtc="2025-06-19T15:32:00Z">
        <w:r>
          <w:rPr>
            <w:rFonts w:ascii="Times New Roman" w:eastAsia="Times New Roman" w:hAnsi="Times New Roman" w:cs="Times New Roman"/>
          </w:rPr>
          <w:t xml:space="preserve"> </w:t>
        </w:r>
      </w:ins>
      <w:ins w:id="1204" w:author="Boyko, James" w:date="2025-06-19T11:28:00Z" w16du:dateUtc="2025-06-19T15:28:00Z">
        <w:r w:rsidRPr="0007356F">
          <w:rPr>
            <w:rFonts w:ascii="Times New Roman" w:eastAsia="Times New Roman" w:hAnsi="Times New Roman" w:cs="Times New Roman"/>
            <w:rPrChange w:id="1205" w:author="Boyko, James" w:date="2025-06-19T11:28:00Z" w16du:dateUtc="2025-06-19T15:28:00Z">
              <w:rPr>
                <w:rFonts w:ascii="Times New Roman" w:eastAsia="Times New Roman" w:hAnsi="Times New Roman" w:cs="Times New Roman"/>
                <w:i/>
                <w:iCs/>
              </w:rPr>
            </w:rPrChange>
          </w:rPr>
          <w:t>The dredge analysis was conducted using default parameter settings (temperature = 2, decay = 0.9) and ran for X iterations (Fig. 4c). However, the initial run</w:t>
        </w:r>
      </w:ins>
      <w:ins w:id="1206" w:author="Boyko, James" w:date="2025-06-19T11:32:00Z" w16du:dateUtc="2025-06-19T15:32:00Z">
        <w:r>
          <w:rPr>
            <w:rFonts w:ascii="Times New Roman" w:eastAsia="Times New Roman" w:hAnsi="Times New Roman" w:cs="Times New Roman"/>
          </w:rPr>
          <w:t>’</w:t>
        </w:r>
      </w:ins>
      <w:ins w:id="1207" w:author="Boyko, James" w:date="2025-06-19T11:28:00Z" w16du:dateUtc="2025-06-19T15:28:00Z">
        <w:r w:rsidRPr="0007356F">
          <w:rPr>
            <w:rFonts w:ascii="Times New Roman" w:eastAsia="Times New Roman" w:hAnsi="Times New Roman" w:cs="Times New Roman"/>
            <w:rPrChange w:id="1208" w:author="Boyko, James" w:date="2025-06-19T11:28:00Z" w16du:dateUtc="2025-06-19T15:28:00Z">
              <w:rPr>
                <w:rFonts w:ascii="Times New Roman" w:eastAsia="Times New Roman" w:hAnsi="Times New Roman" w:cs="Times New Roman"/>
                <w:i/>
                <w:iCs/>
              </w:rPr>
            </w:rPrChange>
          </w:rPr>
          <w:t xml:space="preserve">s final model included a transition involving an unobserved state (XX), indicating that the temperature parameter was insufficient for the model's complexity. To address this limitation, a second dredge run was initiated using the first run's final </w:t>
        </w:r>
        <w:r w:rsidRPr="0007356F">
          <w:rPr>
            <w:rFonts w:ascii="Times New Roman" w:eastAsia="Times New Roman" w:hAnsi="Times New Roman" w:cs="Times New Roman"/>
            <w:rPrChange w:id="1209" w:author="Boyko, James" w:date="2025-06-19T11:28:00Z" w16du:dateUtc="2025-06-19T15:28:00Z">
              <w:rPr>
                <w:rFonts w:ascii="Times New Roman" w:eastAsia="Times New Roman" w:hAnsi="Times New Roman" w:cs="Times New Roman"/>
                <w:i/>
                <w:iCs/>
              </w:rPr>
            </w:rPrChange>
          </w:rPr>
          <w:lastRenderedPageBreak/>
          <w:t xml:space="preserve">model as a starting point, continuing for an additional XX iterations. This iterative approach demonstrates the utility of human-guided model refinement in </w:t>
        </w:r>
      </w:ins>
      <w:proofErr w:type="spellStart"/>
      <w:ins w:id="1210" w:author="Boyko, James" w:date="2025-06-19T11:32:00Z" w16du:dateUtc="2025-06-19T15:32:00Z">
        <w:r>
          <w:rPr>
            <w:rFonts w:ascii="Times New Roman" w:eastAsia="Times New Roman" w:hAnsi="Times New Roman" w:cs="Times New Roman"/>
          </w:rPr>
          <w:t>corHMMDredge</w:t>
        </w:r>
      </w:ins>
      <w:proofErr w:type="spellEnd"/>
      <w:ins w:id="1211" w:author="Boyko, James" w:date="2025-06-19T11:28:00Z" w16du:dateUtc="2025-06-19T15:28:00Z">
        <w:r w:rsidRPr="0007356F">
          <w:rPr>
            <w:rFonts w:ascii="Times New Roman" w:eastAsia="Times New Roman" w:hAnsi="Times New Roman" w:cs="Times New Roman"/>
            <w:rPrChange w:id="1212" w:author="Boyko, James" w:date="2025-06-19T11:28:00Z" w16du:dateUtc="2025-06-19T15:28:00Z">
              <w:rPr>
                <w:rFonts w:ascii="Times New Roman" w:eastAsia="Times New Roman" w:hAnsi="Times New Roman" w:cs="Times New Roman"/>
                <w:i/>
                <w:iCs/>
              </w:rPr>
            </w:rPrChange>
          </w:rPr>
          <w:t>, allowing researchers to apply biological intuition to improve model realism.</w:t>
        </w:r>
      </w:ins>
      <w:ins w:id="1213" w:author="Boyko, James" w:date="2025-06-19T11:32:00Z" w16du:dateUtc="2025-06-19T15:32:00Z">
        <w:r>
          <w:rPr>
            <w:rFonts w:ascii="Times New Roman" w:eastAsia="Times New Roman" w:hAnsi="Times New Roman" w:cs="Times New Roman"/>
          </w:rPr>
          <w:t xml:space="preserve"> </w:t>
        </w:r>
      </w:ins>
      <w:ins w:id="1214" w:author="Boyko, James" w:date="2025-06-19T11:33:00Z" w16du:dateUtc="2025-06-19T15:33:00Z">
        <w:r w:rsidR="00854A01">
          <w:rPr>
            <w:rFonts w:ascii="Times New Roman" w:eastAsia="Times New Roman" w:hAnsi="Times New Roman" w:cs="Times New Roman"/>
          </w:rPr>
          <w:t>Finally, c</w:t>
        </w:r>
      </w:ins>
      <w:ins w:id="1215" w:author="Boyko, James" w:date="2025-06-19T11:28:00Z" w16du:dateUtc="2025-06-19T15:28:00Z">
        <w:r w:rsidRPr="0007356F">
          <w:rPr>
            <w:rFonts w:ascii="Times New Roman" w:eastAsia="Times New Roman" w:hAnsi="Times New Roman" w:cs="Times New Roman"/>
            <w:rPrChange w:id="1216" w:author="Boyko, James" w:date="2025-06-19T11:28:00Z" w16du:dateUtc="2025-06-19T15:28:00Z">
              <w:rPr>
                <w:rFonts w:ascii="Times New Roman" w:eastAsia="Times New Roman" w:hAnsi="Times New Roman" w:cs="Times New Roman"/>
                <w:i/>
                <w:iCs/>
              </w:rPr>
            </w:rPrChange>
          </w:rPr>
          <w:t>ross-validation analysis supported the robustness of the final model, with a lambda value of 1 yielding the highest validation scores (XX). This result provides additional confidence in the model's ability to capture the underlying evolutionary processes governing mating system evolution while avoiding overfitting to the observed data.</w:t>
        </w:r>
      </w:ins>
    </w:p>
    <w:p w14:paraId="4DD7E001" w14:textId="587678F8" w:rsidR="00EB0295" w:rsidRPr="00990AA7" w:rsidDel="00110D86" w:rsidRDefault="00000000" w:rsidP="00B20478">
      <w:pPr>
        <w:pStyle w:val="BodyText"/>
        <w:spacing w:after="0" w:line="360" w:lineRule="auto"/>
        <w:rPr>
          <w:del w:id="1217" w:author="Boyko, James" w:date="2025-06-19T11:13:00Z" w16du:dateUtc="2025-06-19T15:13:00Z"/>
          <w:rFonts w:ascii="Times New Roman" w:eastAsia="Times New Roman" w:hAnsi="Times New Roman" w:cs="Times New Roman"/>
        </w:rPr>
      </w:pPr>
      <w:del w:id="1218" w:author="Boyko, James" w:date="2025-06-19T11:28:00Z" w16du:dateUtc="2025-06-19T15:28:00Z">
        <w:r w:rsidRPr="00990AA7" w:rsidDel="0007356F">
          <w:rPr>
            <w:rFonts w:ascii="Times New Roman" w:eastAsia="Times New Roman" w:hAnsi="Times New Roman" w:cs="Times New Roman"/>
          </w:rPr>
          <w:tab/>
        </w:r>
      </w:del>
      <w:del w:id="1219" w:author="Boyko, James" w:date="2025-06-19T11:06:00Z" w16du:dateUtc="2025-06-19T15:06:00Z">
        <w:r w:rsidRPr="00990AA7" w:rsidDel="00EC7100">
          <w:rPr>
            <w:rFonts w:ascii="Times New Roman" w:eastAsia="Times New Roman" w:hAnsi="Times New Roman" w:cs="Times New Roman"/>
          </w:rPr>
          <w:delText xml:space="preserve">The evolutionary history of mating system and estrus advertisement differed depending on which modeling framework was used. These differences applied to both the best supported model structure and the ancestral state estimation. </w:delText>
        </w:r>
      </w:del>
      <w:del w:id="1220" w:author="Boyko, James" w:date="2025-06-14T10:18:00Z" w16du:dateUtc="2025-06-14T13:18:00Z">
        <w:r w:rsidRPr="00990AA7" w:rsidDel="004D27E9">
          <w:rPr>
            <w:rFonts w:ascii="Times New Roman" w:eastAsia="Times New Roman" w:hAnsi="Times New Roman" w:cs="Times New Roman"/>
          </w:rPr>
          <w:delText>The dredge approach with regularization was able to find a better supported model structure than default settings (</w:delText>
        </w:r>
      </w:del>
      <m:oMath>
        <m:r>
          <w:del w:id="1221" w:author="Boyko, James" w:date="2025-06-14T10:18:00Z" w16du:dateUtc="2025-06-14T13:18:00Z">
            <w:rPr>
              <w:rFonts w:ascii="Cambria Math" w:hAnsi="Cambria Math"/>
            </w:rPr>
            <m:t>ΔAIC=-10.9</m:t>
          </w:del>
        </m:r>
      </m:oMath>
      <w:del w:id="1222" w:author="Boyko, James" w:date="2025-06-14T10:18:00Z" w16du:dateUtc="2025-06-14T13:18:00Z">
        <w:r w:rsidRPr="00990AA7" w:rsidDel="004D27E9">
          <w:rPr>
            <w:rFonts w:ascii="Times New Roman" w:eastAsia="Times New Roman" w:hAnsi="Times New Roman" w:cs="Times New Roman"/>
          </w:rPr>
          <w:delText xml:space="preserve">). This AIC comparison came from a comparison of two unregularized models, one of which used the model structure automatically detected by the dredge algorithm. </w:delText>
        </w:r>
      </w:del>
      <w:del w:id="1223" w:author="Boyko, James" w:date="2025-06-19T11:32:00Z" w16du:dateUtc="2025-06-19T15:32:00Z">
        <w:r w:rsidRPr="00990AA7" w:rsidDel="0007356F">
          <w:rPr>
            <w:rFonts w:ascii="Times New Roman" w:eastAsia="Times New Roman" w:hAnsi="Times New Roman" w:cs="Times New Roman"/>
          </w:rPr>
          <w:delText xml:space="preserve">The estimated </w:delText>
        </w:r>
      </w:del>
      <w:del w:id="1224" w:author="Boyko, James" w:date="2025-06-14T10:19:00Z" w16du:dateUtc="2025-06-14T13:19:00Z">
        <w:r w:rsidRPr="00990AA7" w:rsidDel="002256FB">
          <w:rPr>
            <w:rFonts w:ascii="Times New Roman" w:eastAsia="Times New Roman" w:hAnsi="Times New Roman" w:cs="Times New Roman"/>
          </w:rPr>
          <w:delText xml:space="preserve">the </w:delText>
        </w:r>
      </w:del>
      <w:del w:id="1225" w:author="Boyko, James" w:date="2025-06-19T11:32:00Z" w16du:dateUtc="2025-06-19T15:32:00Z">
        <w:r w:rsidRPr="00990AA7" w:rsidDel="0007356F">
          <w:rPr>
            <w:rFonts w:ascii="Times New Roman" w:eastAsia="Times New Roman" w:hAnsi="Times New Roman" w:cs="Times New Roman"/>
          </w:rPr>
          <w:delText xml:space="preserve">ancestral state at the root under the dredge model was </w:delText>
        </w:r>
      </w:del>
      <w:del w:id="1226" w:author="Boyko, James" w:date="2025-06-19T11:07:00Z" w16du:dateUtc="2025-06-19T15:07:00Z">
        <w:r w:rsidRPr="00990AA7" w:rsidDel="00EC7100">
          <w:rPr>
            <w:rFonts w:ascii="Times New Roman" w:eastAsia="Times New Roman" w:hAnsi="Times New Roman" w:cs="Times New Roman"/>
          </w:rPr>
          <w:delText xml:space="preserve">found to be </w:delText>
        </w:r>
      </w:del>
      <w:del w:id="1227" w:author="Boyko, James" w:date="2025-06-19T11:32:00Z" w16du:dateUtc="2025-06-19T15:32:00Z">
        <w:r w:rsidRPr="00990AA7" w:rsidDel="0007356F">
          <w:rPr>
            <w:rFonts w:ascii="Times New Roman" w:eastAsia="Times New Roman" w:hAnsi="Times New Roman" w:cs="Times New Roman"/>
          </w:rPr>
          <w:delText xml:space="preserve">a </w:delText>
        </w:r>
      </w:del>
      <w:del w:id="1228" w:author="Boyko, James" w:date="2025-06-19T11:19:00Z" w16du:dateUtc="2025-06-19T15:19:00Z">
        <w:r w:rsidRPr="00990AA7" w:rsidDel="00B942EF">
          <w:rPr>
            <w:rFonts w:ascii="Times New Roman" w:eastAsia="Times New Roman" w:hAnsi="Times New Roman" w:cs="Times New Roman"/>
          </w:rPr>
          <w:delText xml:space="preserve">multimale </w:delText>
        </w:r>
      </w:del>
      <w:del w:id="1229" w:author="Boyko, James" w:date="2025-06-19T11:32:00Z" w16du:dateUtc="2025-06-19T15:32:00Z">
        <w:r w:rsidRPr="00990AA7" w:rsidDel="0007356F">
          <w:rPr>
            <w:rFonts w:ascii="Times New Roman" w:eastAsia="Times New Roman" w:hAnsi="Times New Roman" w:cs="Times New Roman"/>
          </w:rPr>
          <w:delText xml:space="preserve">mating system with concealed ovulation </w:delText>
        </w:r>
      </w:del>
      <w:del w:id="1230" w:author="Boyko, James" w:date="2025-06-19T11:07:00Z" w16du:dateUtc="2025-06-19T15:07:00Z">
        <w:r w:rsidRPr="00990AA7" w:rsidDel="00EC7100">
          <w:rPr>
            <w:rFonts w:ascii="Times New Roman" w:eastAsia="Times New Roman" w:hAnsi="Times New Roman" w:cs="Times New Roman"/>
          </w:rPr>
          <w:delText>(</w:delText>
        </w:r>
      </w:del>
      <w:del w:id="1231" w:author="Boyko, James" w:date="2025-06-19T11:32:00Z" w16du:dateUtc="2025-06-19T15:32:00Z">
        <w:r w:rsidRPr="00990AA7" w:rsidDel="0007356F">
          <w:rPr>
            <w:rFonts w:ascii="Times New Roman" w:eastAsia="Times New Roman" w:hAnsi="Times New Roman" w:cs="Times New Roman"/>
          </w:rPr>
          <w:delText xml:space="preserve">marginal probability </w:delText>
        </w:r>
      </w:del>
      <w:del w:id="1232" w:author="Boyko, James" w:date="2025-06-19T11:07:00Z" w16du:dateUtc="2025-06-19T15:07:00Z">
        <w:r w:rsidRPr="00990AA7" w:rsidDel="00EC7100">
          <w:rPr>
            <w:rFonts w:ascii="Times New Roman" w:eastAsia="Times New Roman" w:hAnsi="Times New Roman" w:cs="Times New Roman"/>
          </w:rPr>
          <w:delText>0.818),</w:delText>
        </w:r>
      </w:del>
      <w:del w:id="1233" w:author="Boyko, James" w:date="2025-06-19T11:06:00Z" w16du:dateUtc="2025-06-19T15:06:00Z">
        <w:r w:rsidRPr="00990AA7" w:rsidDel="00EC7100">
          <w:rPr>
            <w:rFonts w:ascii="Times New Roman" w:eastAsia="Times New Roman" w:hAnsi="Times New Roman" w:cs="Times New Roman"/>
          </w:rPr>
          <w:delText xml:space="preserve"> whereas the standard Mk model under default settings inferred the root state to have estrus advertisement with multimale mating (marginal probability 0.61)</w:delText>
        </w:r>
      </w:del>
      <w:del w:id="1234" w:author="Boyko, James" w:date="2025-06-19T11:32:00Z" w16du:dateUtc="2025-06-19T15:32:00Z">
        <w:r w:rsidRPr="00990AA7" w:rsidDel="0007356F">
          <w:rPr>
            <w:rFonts w:ascii="Times New Roman" w:eastAsia="Times New Roman" w:hAnsi="Times New Roman" w:cs="Times New Roman"/>
          </w:rPr>
          <w:delText xml:space="preserve">. </w:delText>
        </w:r>
      </w:del>
      <w:del w:id="1235" w:author="Boyko, James" w:date="2025-06-19T11:13:00Z" w16du:dateUtc="2025-06-19T15:13:00Z">
        <w:r w:rsidRPr="00990AA7" w:rsidDel="00110D86">
          <w:rPr>
            <w:rFonts w:ascii="Times New Roman" w:eastAsia="Times New Roman" w:hAnsi="Times New Roman" w:cs="Times New Roman"/>
          </w:rPr>
          <w:delText>Given this different root state, it is unsurprising that much of the evolutionary history of these two characters differed throughout the internal nodes (Fig</w:delText>
        </w:r>
        <w:r w:rsidR="00803384" w:rsidDel="00110D86">
          <w:rPr>
            <w:rFonts w:ascii="Times New Roman" w:eastAsia="Times New Roman" w:hAnsi="Times New Roman" w:cs="Times New Roman"/>
          </w:rPr>
          <w:delText>.</w:delText>
        </w:r>
        <w:r w:rsidR="004F04D8" w:rsidRPr="00990AA7" w:rsidDel="00110D86">
          <w:rPr>
            <w:rFonts w:ascii="Times New Roman" w:eastAsia="Times New Roman" w:hAnsi="Times New Roman" w:cs="Times New Roman"/>
          </w:rPr>
          <w:delText xml:space="preserve"> </w:delText>
        </w:r>
        <w:r w:rsidR="00914031" w:rsidRPr="00990AA7" w:rsidDel="00110D86">
          <w:rPr>
            <w:rFonts w:ascii="Times New Roman" w:eastAsia="Times New Roman" w:hAnsi="Times New Roman" w:cs="Times New Roman"/>
          </w:rPr>
          <w:delText>4</w:delText>
        </w:r>
        <w:r w:rsidRPr="00990AA7" w:rsidDel="00110D86">
          <w:rPr>
            <w:rFonts w:ascii="Times New Roman" w:eastAsia="Times New Roman" w:hAnsi="Times New Roman" w:cs="Times New Roman"/>
          </w:rPr>
          <w:delText>). Most of these differences can be attributed to whether estrus advertisement or concealed ovulation is the derived state. Transition rates were generally similar between the two approaches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B20226"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with the exception that the dredge model estimated </w:delText>
        </w:r>
      </w:del>
      <w:del w:id="1236" w:author="Boyko, James" w:date="2025-06-14T10:19:00Z" w16du:dateUtc="2025-06-14T13:19:00Z">
        <w:r w:rsidRPr="00990AA7" w:rsidDel="002256FB">
          <w:rPr>
            <w:rFonts w:ascii="Times New Roman" w:eastAsia="Times New Roman" w:hAnsi="Times New Roman" w:cs="Times New Roman"/>
          </w:rPr>
          <w:delText xml:space="preserve">the </w:delText>
        </w:r>
      </w:del>
      <w:del w:id="1237" w:author="Boyko, James" w:date="2025-06-19T11:13:00Z" w16du:dateUtc="2025-06-19T15:13:00Z">
        <w:r w:rsidRPr="00990AA7" w:rsidDel="00110D86">
          <w:rPr>
            <w:rFonts w:ascii="Times New Roman" w:eastAsia="Times New Roman" w:hAnsi="Times New Roman" w:cs="Times New Roman"/>
          </w:rPr>
          <w:delText xml:space="preserve">transition from monogamous to multimale (given estrus advertisement was present in the lineage) to be 0, whereas that </w:delText>
        </w:r>
      </w:del>
      <w:del w:id="1238" w:author="Boyko, James" w:date="2025-06-11T09:03:00Z" w16du:dateUtc="2025-06-11T12:03:00Z">
        <w:r w:rsidRPr="00990AA7" w:rsidDel="007754E5">
          <w:rPr>
            <w:rFonts w:ascii="Times New Roman" w:eastAsia="Times New Roman" w:hAnsi="Times New Roman" w:cs="Times New Roman"/>
          </w:rPr>
          <w:delText>particular transition</w:delText>
        </w:r>
      </w:del>
      <w:del w:id="1239" w:author="Boyko, James" w:date="2025-06-19T11:13:00Z" w16du:dateUtc="2025-06-19T15:13:00Z">
        <w:r w:rsidRPr="00990AA7" w:rsidDel="00110D86">
          <w:rPr>
            <w:rFonts w:ascii="Times New Roman" w:eastAsia="Times New Roman" w:hAnsi="Times New Roman" w:cs="Times New Roman"/>
          </w:rPr>
          <w:delText xml:space="preserve"> was the fastest under the standard corHMM approach (0.18</w:delText>
        </w:r>
        <w:r w:rsidR="00EB73F7"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882483"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r w:rsidR="00591F47" w:rsidRPr="00990AA7" w:rsidDel="00110D86">
          <w:rPr>
            <w:rFonts w:ascii="Times New Roman" w:eastAsia="Times New Roman" w:hAnsi="Times New Roman" w:cs="Times New Roman"/>
          </w:rPr>
          <w:delText>Finally, the</w:delText>
        </w:r>
        <w:r w:rsidRPr="00990AA7" w:rsidDel="00110D86">
          <w:rPr>
            <w:rFonts w:ascii="Times New Roman" w:eastAsia="Times New Roman" w:hAnsi="Times New Roman" w:cs="Times New Roman"/>
          </w:rPr>
          <w:delText xml:space="preserve"> profile likelihoods for both parameters of the dredged results were better behaved with clean likelihood peaks and reasonable confidence intervals than the default Mk model </w:delText>
        </w:r>
        <w:r w:rsidR="00803384" w:rsidDel="00110D86">
          <w:rPr>
            <w:rFonts w:ascii="Times New Roman" w:eastAsia="Times New Roman" w:hAnsi="Times New Roman" w:cs="Times New Roman"/>
          </w:rPr>
          <w:delText>(Fig.</w:delText>
        </w:r>
        <w:r w:rsidRPr="00990AA7" w:rsidDel="00110D86">
          <w:rPr>
            <w:rFonts w:ascii="Times New Roman" w:eastAsia="Times New Roman" w:hAnsi="Times New Roman" w:cs="Times New Roman"/>
          </w:rPr>
          <w:delText xml:space="preserve"> </w:delText>
        </w:r>
        <w:r w:rsidR="00796F2F"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del>
    </w:p>
    <w:p w14:paraId="2418DCF1" w14:textId="7BDDFAB5" w:rsidR="004F0398" w:rsidRPr="00990AA7" w:rsidRDefault="00EF7D1D">
      <w:pPr>
        <w:pStyle w:val="BodyText"/>
        <w:keepNext/>
        <w:spacing w:after="0" w:line="240" w:lineRule="auto"/>
        <w:pPrChange w:id="1240" w:author="Boyko, James" w:date="2025-06-18T14:22:00Z" w16du:dateUtc="2025-06-18T17:22:00Z">
          <w:pPr>
            <w:pStyle w:val="BodyText"/>
            <w:keepNext/>
            <w:spacing w:after="0" w:line="360" w:lineRule="auto"/>
          </w:pPr>
        </w:pPrChange>
      </w:pPr>
      <w:ins w:id="1241" w:author="Boyko, James" w:date="2025-06-18T14:00:00Z" w16du:dateUtc="2025-06-18T17:00:00Z">
        <w:r>
          <w:rPr>
            <w:rFonts w:ascii="Times New Roman" w:eastAsia="Times New Roman" w:hAnsi="Times New Roman" w:cs="Times New Roman"/>
            <w:noProof/>
          </w:rPr>
          <w:drawing>
            <wp:inline distT="0" distB="0" distL="0" distR="0" wp14:anchorId="0DE7DF3A" wp14:editId="34996BDD">
              <wp:extent cx="6220076" cy="3799205"/>
              <wp:effectExtent l="0" t="0" r="3175" b="0"/>
              <wp:docPr id="1312906577"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06577" name="Picture 3" descr="A diagram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l="1771"/>
                      <a:stretch/>
                    </pic:blipFill>
                    <pic:spPr bwMode="auto">
                      <a:xfrm>
                        <a:off x="0" y="0"/>
                        <a:ext cx="6220076" cy="3799205"/>
                      </a:xfrm>
                      <a:prstGeom prst="rect">
                        <a:avLst/>
                      </a:prstGeom>
                      <a:ln>
                        <a:noFill/>
                      </a:ln>
                      <a:extLst>
                        <a:ext uri="{53640926-AAD7-44D8-BBD7-CCE9431645EC}">
                          <a14:shadowObscured xmlns:a14="http://schemas.microsoft.com/office/drawing/2010/main"/>
                        </a:ext>
                      </a:extLst>
                    </pic:spPr>
                  </pic:pic>
                </a:graphicData>
              </a:graphic>
            </wp:inline>
          </w:drawing>
        </w:r>
      </w:ins>
      <w:del w:id="1242" w:author="Boyko, James" w:date="2025-06-18T13:59:00Z" w16du:dateUtc="2025-06-18T16:59:00Z">
        <w:r w:rsidR="004F0398" w:rsidRPr="00990AA7" w:rsidDel="00EF7D1D">
          <w:rPr>
            <w:rFonts w:ascii="Times New Roman" w:eastAsia="Times New Roman" w:hAnsi="Times New Roman" w:cs="Times New Roman"/>
            <w:noProof/>
          </w:rPr>
          <w:drawing>
            <wp:inline distT="0" distB="0" distL="0" distR="0" wp14:anchorId="66736BAF" wp14:editId="6C2D067C">
              <wp:extent cx="4897677" cy="4897677"/>
              <wp:effectExtent l="0" t="0" r="0" b="0"/>
              <wp:docPr id="118803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3006" name="Picture 1188033006"/>
                      <pic:cNvPicPr/>
                    </pic:nvPicPr>
                    <pic:blipFill>
                      <a:blip r:embed="rId12"/>
                      <a:stretch>
                        <a:fillRect/>
                      </a:stretch>
                    </pic:blipFill>
                    <pic:spPr>
                      <a:xfrm>
                        <a:off x="0" y="0"/>
                        <a:ext cx="4921195" cy="4921195"/>
                      </a:xfrm>
                      <a:prstGeom prst="rect">
                        <a:avLst/>
                      </a:prstGeom>
                    </pic:spPr>
                  </pic:pic>
                </a:graphicData>
              </a:graphic>
            </wp:inline>
          </w:drawing>
        </w:r>
      </w:del>
    </w:p>
    <w:p w14:paraId="562367D5" w14:textId="717F2C5E" w:rsidR="004F0398" w:rsidRPr="00990AA7" w:rsidDel="00081E5B" w:rsidRDefault="004F0398">
      <w:pPr>
        <w:pStyle w:val="Caption"/>
        <w:spacing w:before="0" w:after="0"/>
        <w:rPr>
          <w:del w:id="1243" w:author="Boyko, James" w:date="2025-06-18T14:01:00Z" w16du:dateUtc="2025-06-18T17:01:00Z"/>
        </w:rPr>
        <w:pPrChange w:id="1244" w:author="Boyko, James" w:date="2025-06-16T09:56:00Z" w16du:dateUtc="2025-06-16T12:56:00Z">
          <w:pPr>
            <w:pStyle w:val="Caption"/>
            <w:spacing w:before="0" w:after="0" w:line="360" w:lineRule="auto"/>
          </w:pPr>
        </w:pPrChange>
      </w:pPr>
      <w:r w:rsidRPr="00D739A5">
        <w:rPr>
          <w:i w:val="0"/>
          <w:iCs w:val="0"/>
          <w:highlight w:val="yellow"/>
          <w:rPrChange w:id="1245" w:author="Boyko, James" w:date="2025-06-18T14:09:00Z" w16du:dateUtc="2025-06-18T17:09:00Z">
            <w:rPr>
              <w:i w:val="0"/>
              <w:iCs w:val="0"/>
            </w:rPr>
          </w:rPrChange>
        </w:rPr>
        <w:t xml:space="preserve">Figure </w:t>
      </w:r>
      <w:r w:rsidR="004B0387" w:rsidRPr="00D739A5">
        <w:rPr>
          <w:i w:val="0"/>
          <w:iCs w:val="0"/>
          <w:highlight w:val="yellow"/>
          <w:rPrChange w:id="1246" w:author="Boyko, James" w:date="2025-06-18T14:09:00Z" w16du:dateUtc="2025-06-18T17:09:00Z">
            <w:rPr>
              <w:i w:val="0"/>
              <w:iCs w:val="0"/>
            </w:rPr>
          </w:rPrChange>
        </w:rPr>
        <w:fldChar w:fldCharType="begin"/>
      </w:r>
      <w:r w:rsidR="004B0387" w:rsidRPr="00D739A5">
        <w:rPr>
          <w:i w:val="0"/>
          <w:iCs w:val="0"/>
          <w:highlight w:val="yellow"/>
          <w:rPrChange w:id="1247" w:author="Boyko, James" w:date="2025-06-18T14:09:00Z" w16du:dateUtc="2025-06-18T17:09:00Z">
            <w:rPr>
              <w:i w:val="0"/>
              <w:iCs w:val="0"/>
            </w:rPr>
          </w:rPrChange>
        </w:rPr>
        <w:instrText xml:space="preserve"> SEQ Figure \* ARABIC </w:instrText>
      </w:r>
      <w:r w:rsidR="004B0387" w:rsidRPr="00D739A5">
        <w:rPr>
          <w:i w:val="0"/>
          <w:iCs w:val="0"/>
          <w:highlight w:val="yellow"/>
          <w:rPrChange w:id="1248" w:author="Boyko, James" w:date="2025-06-18T14:09:00Z" w16du:dateUtc="2025-06-18T17:09:00Z">
            <w:rPr>
              <w:i w:val="0"/>
              <w:iCs w:val="0"/>
              <w:noProof/>
            </w:rPr>
          </w:rPrChange>
        </w:rPr>
        <w:fldChar w:fldCharType="separate"/>
      </w:r>
      <w:r w:rsidR="004B0387" w:rsidRPr="00D739A5">
        <w:rPr>
          <w:i w:val="0"/>
          <w:iCs w:val="0"/>
          <w:noProof/>
          <w:highlight w:val="yellow"/>
          <w:rPrChange w:id="1249" w:author="Boyko, James" w:date="2025-06-18T14:09:00Z" w16du:dateUtc="2025-06-18T17:09:00Z">
            <w:rPr>
              <w:i w:val="0"/>
              <w:iCs w:val="0"/>
              <w:noProof/>
            </w:rPr>
          </w:rPrChange>
        </w:rPr>
        <w:t>4</w:t>
      </w:r>
      <w:r w:rsidR="004B0387" w:rsidRPr="00D739A5">
        <w:rPr>
          <w:i w:val="0"/>
          <w:iCs w:val="0"/>
          <w:noProof/>
          <w:highlight w:val="yellow"/>
          <w:rPrChange w:id="1250" w:author="Boyko, James" w:date="2025-06-18T14:09:00Z" w16du:dateUtc="2025-06-18T17:09:00Z">
            <w:rPr>
              <w:i w:val="0"/>
              <w:iCs w:val="0"/>
              <w:noProof/>
            </w:rPr>
          </w:rPrChange>
        </w:rPr>
        <w:fldChar w:fldCharType="end"/>
      </w:r>
      <w:r w:rsidRPr="00D739A5">
        <w:rPr>
          <w:i w:val="0"/>
          <w:iCs w:val="0"/>
          <w:highlight w:val="yellow"/>
          <w:rPrChange w:id="1251" w:author="Boyko, James" w:date="2025-06-18T14:09:00Z" w16du:dateUtc="2025-06-18T17:09:00Z">
            <w:rPr>
              <w:i w:val="0"/>
              <w:iCs w:val="0"/>
            </w:rPr>
          </w:rPrChange>
        </w:rPr>
        <w:t xml:space="preserve"> – </w:t>
      </w:r>
      <w:r w:rsidR="00985ABE" w:rsidRPr="00D739A5">
        <w:rPr>
          <w:i w:val="0"/>
          <w:iCs w:val="0"/>
          <w:highlight w:val="yellow"/>
          <w:rPrChange w:id="1252" w:author="Boyko, James" w:date="2025-06-18T14:09:00Z" w16du:dateUtc="2025-06-18T17:09:00Z">
            <w:rPr>
              <w:i w:val="0"/>
              <w:iCs w:val="0"/>
            </w:rPr>
          </w:rPrChange>
        </w:rPr>
        <w:t>Empirical reconstructions of ancestral states</w:t>
      </w:r>
      <w:del w:id="1253" w:author="Boyko, James" w:date="2025-06-18T14:09:00Z" w16du:dateUtc="2025-06-18T17:09:00Z">
        <w:r w:rsidR="00985ABE" w:rsidRPr="00990AA7" w:rsidDel="00D739A5">
          <w:delText xml:space="preserve"> under two modeling frameworks: dredge with regularization (left) and standard corHMM (right). Light colors represent the absence of estrus display, while dark colors indicate its presence. Blue signifies the absence of multimale mating, and green indicates its presence. The dredge model reconstructs the root state as no estrus display with multimale mating (light green), whereas the default discrete models suggest near-equal probabilities of estrus display with a slight preference for monogamy (dark blue and dark green). These differences reflect distinct interpretations of ancestral reconstruction as influenced by the modeling approach</w:delText>
        </w:r>
      </w:del>
      <w:r w:rsidR="00985ABE" w:rsidRPr="00990AA7">
        <w:t xml:space="preserve">. </w:t>
      </w:r>
    </w:p>
    <w:p w14:paraId="287ED703" w14:textId="53B0A541" w:rsidR="00133589" w:rsidRPr="00990AA7" w:rsidDel="00081E5B" w:rsidRDefault="00FA1068">
      <w:pPr>
        <w:pStyle w:val="BodyText"/>
        <w:keepNext/>
        <w:spacing w:after="0" w:line="360" w:lineRule="auto"/>
        <w:rPr>
          <w:moveFrom w:id="1254" w:author="Boyko, James" w:date="2025-06-18T14:01:00Z" w16du:dateUtc="2025-06-18T17:01:00Z"/>
        </w:rPr>
      </w:pPr>
      <w:del w:id="1255" w:author="Boyko, James" w:date="2025-06-18T14:01:00Z" w16du:dateUtc="2025-06-18T17:01:00Z">
        <w:r w:rsidRPr="00990AA7" w:rsidDel="00081E5B">
          <w:br w:type="textWrapping" w:clear="all"/>
        </w:r>
      </w:del>
      <w:moveFromRangeStart w:id="1256" w:author="Boyko, James" w:date="2025-06-18T14:01:00Z" w:name="move201147695"/>
      <w:moveFrom w:id="1257" w:author="Boyko, James" w:date="2025-06-18T14:01:00Z" w16du:dateUtc="2025-06-18T17:01:00Z">
        <w:r w:rsidR="00080D34" w:rsidRPr="00990AA7" w:rsidDel="00081E5B">
          <w:rPr>
            <w:noProof/>
          </w:rPr>
          <w:drawing>
            <wp:inline distT="0" distB="0" distL="0" distR="0" wp14:anchorId="168CA30F" wp14:editId="5060D755">
              <wp:extent cx="5181600" cy="4864100"/>
              <wp:effectExtent l="0" t="0" r="0" b="0"/>
              <wp:docPr id="24093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From>
    </w:p>
    <w:p w14:paraId="6802F479" w14:textId="411CA6A9" w:rsidR="00012890" w:rsidRPr="00FC163D" w:rsidRDefault="00133589">
      <w:pPr>
        <w:pStyle w:val="Caption"/>
        <w:spacing w:before="0" w:after="0"/>
        <w:pPrChange w:id="1258" w:author="Boyko, James" w:date="2025-06-18T14:01:00Z" w16du:dateUtc="2025-06-18T17:01:00Z">
          <w:pPr>
            <w:pStyle w:val="Caption"/>
            <w:spacing w:before="0" w:after="0" w:line="360" w:lineRule="auto"/>
          </w:pPr>
        </w:pPrChange>
      </w:pPr>
      <w:moveFrom w:id="1259" w:author="Boyko, James" w:date="2025-06-18T14:01:00Z" w16du:dateUtc="2025-06-18T17:01:00Z">
        <w:r w:rsidRPr="00990AA7" w:rsidDel="00081E5B">
          <w:t xml:space="preserve">Figure </w:t>
        </w:r>
        <w:r w:rsidR="004B0387" w:rsidDel="00081E5B">
          <w:fldChar w:fldCharType="begin"/>
        </w:r>
        <w:r w:rsidR="004B0387" w:rsidDel="00081E5B">
          <w:instrText xml:space="preserve"> SEQ Figure \* ARABIC </w:instrText>
        </w:r>
        <w:r w:rsidR="004B0387" w:rsidDel="00081E5B">
          <w:fldChar w:fldCharType="separate"/>
        </w:r>
        <w:r w:rsidR="004B0387" w:rsidDel="00081E5B">
          <w:rPr>
            <w:noProof/>
          </w:rPr>
          <w:t>5</w:t>
        </w:r>
        <w:r w:rsidR="004B0387" w:rsidDel="00081E5B">
          <w:rPr>
            <w:noProof/>
          </w:rPr>
          <w:fldChar w:fldCharType="end"/>
        </w:r>
        <w:r w:rsidRPr="00990AA7" w:rsidDel="00081E5B">
          <w:t xml:space="preserve"> - </w:t>
        </w:r>
        <w:r w:rsidR="007D4E0E" w:rsidRPr="00990AA7" w:rsidDel="00081E5B">
          <w:t>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t>
        </w:r>
      </w:moveFrom>
      <w:moveFromRangeEnd w:id="1256"/>
    </w:p>
    <w:p w14:paraId="6C0CB4DD" w14:textId="77777777" w:rsidR="00012890" w:rsidRPr="00990AA7" w:rsidRDefault="00012890" w:rsidP="00B20478">
      <w:pPr>
        <w:pStyle w:val="Caption"/>
        <w:spacing w:before="0" w:after="0" w:line="360" w:lineRule="auto"/>
        <w:rPr>
          <w:rFonts w:ascii="Times New Roman" w:eastAsia="Times New Roman" w:hAnsi="Times New Roman" w:cs="Times New Roman"/>
          <w:b/>
          <w:bCs/>
        </w:rPr>
      </w:pPr>
    </w:p>
    <w:p w14:paraId="6DB95C9A" w14:textId="11F2E69D"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Discussion</w:t>
      </w:r>
    </w:p>
    <w:p w14:paraId="7B2282C4"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 good model set is crucial for ancestral state estimation</w:t>
      </w:r>
    </w:p>
    <w:p w14:paraId="75FF9EF2" w14:textId="4938A16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was able to find a unique, non-standard, model structure which differed in its inferred history of </w:t>
      </w:r>
      <w:r w:rsidR="00AD4342" w:rsidRPr="00990AA7">
        <w:rPr>
          <w:rFonts w:ascii="Times New Roman" w:eastAsia="Times New Roman" w:hAnsi="Times New Roman" w:cs="Times New Roman"/>
        </w:rPr>
        <w:t>Old</w:t>
      </w:r>
      <w:del w:id="1260" w:author="Boyko, James" w:date="2025-06-14T09:56:00Z" w16du:dateUtc="2025-06-14T12:56:00Z">
        <w:r w:rsidR="00AD4342" w:rsidRPr="00990AA7" w:rsidDel="009475F5">
          <w:rPr>
            <w:rFonts w:ascii="Times New Roman" w:eastAsia="Times New Roman" w:hAnsi="Times New Roman" w:cs="Times New Roman"/>
          </w:rPr>
          <w:delText>-</w:delText>
        </w:r>
      </w:del>
      <w:ins w:id="1261" w:author="Boyko, James" w:date="2025-06-14T09:56:00Z" w16du:dateUtc="2025-06-14T12:56:00Z">
        <w:r w:rsidR="009475F5">
          <w:rPr>
            <w:rFonts w:ascii="Times New Roman" w:eastAsia="Times New Roman" w:hAnsi="Times New Roman" w:cs="Times New Roman"/>
          </w:rPr>
          <w:t xml:space="preserve"> </w:t>
        </w:r>
      </w:ins>
      <w:r w:rsidR="00AD4342"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evolution from the default settings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A74DEE" w:rsidRPr="00990AA7">
        <w:rPr>
          <w:rFonts w:ascii="Times New Roman" w:eastAsia="Times New Roman" w:hAnsi="Times New Roman" w:cs="Times New Roman"/>
        </w:rPr>
        <w:t>4</w:t>
      </w:r>
      <w:r w:rsidRPr="00990AA7">
        <w:rPr>
          <w:rFonts w:ascii="Times New Roman" w:eastAsia="Times New Roman" w:hAnsi="Times New Roman" w:cs="Times New Roman"/>
        </w:rPr>
        <w:t>ab). The dredge model estimated the ancestral state at the root to be a multimale mating system with concealed ovulation (marginal probability of 0.818), whereas the standard Mk model under default settings inferred the root state to have estrus advertisement (</w:t>
      </w:r>
      <w:r w:rsidR="00336124" w:rsidRPr="00990AA7">
        <w:rPr>
          <w:rFonts w:ascii="Times New Roman" w:eastAsia="Times New Roman" w:hAnsi="Times New Roman" w:cs="Times New Roman"/>
        </w:rPr>
        <w:t xml:space="preserve">marginal </w:t>
      </w:r>
      <w:r w:rsidR="00717C04" w:rsidRPr="00990AA7">
        <w:rPr>
          <w:rFonts w:ascii="Times New Roman" w:eastAsia="Times New Roman" w:hAnsi="Times New Roman" w:cs="Times New Roman"/>
        </w:rPr>
        <w:t>probability of</w:t>
      </w:r>
      <w:r w:rsidR="00336124"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0.99), but the estimate was less certain for the mating system with multimale mating being slightly preferred (marginal probability </w:t>
      </w:r>
      <w:r w:rsidR="00336124" w:rsidRPr="00990AA7">
        <w:rPr>
          <w:rFonts w:ascii="Times New Roman" w:eastAsia="Times New Roman" w:hAnsi="Times New Roman" w:cs="Times New Roman"/>
        </w:rPr>
        <w:t xml:space="preserve">of </w:t>
      </w:r>
      <w:r w:rsidRPr="00990AA7">
        <w:rPr>
          <w:rFonts w:ascii="Times New Roman" w:eastAsia="Times New Roman" w:hAnsi="Times New Roman" w:cs="Times New Roman"/>
        </w:rPr>
        <w:t xml:space="preserve">0.61). These differences highlight how large of an effect examining a more complete model set can have. If one were to only examine the default model settings, not only would the rate estimates differ </w:t>
      </w:r>
      <w:r w:rsidRPr="00990AA7">
        <w:rPr>
          <w:rFonts w:ascii="Times New Roman" w:eastAsia="Times New Roman" w:hAnsi="Times New Roman" w:cs="Times New Roman"/>
        </w:rPr>
        <w:lastRenderedPageBreak/>
        <w:t>but the entire evolutionary history of these characters changes. Furthermore, 3 of the 4 parameters estimated under default settings showed evidence of likelihood ridges spanning several orders of magnitude around the MLE (Fig</w:t>
      </w:r>
      <w:r w:rsidR="00803384">
        <w:rPr>
          <w:rFonts w:ascii="Times New Roman" w:eastAsia="Times New Roman" w:hAnsi="Times New Roman" w:cs="Times New Roman"/>
        </w:rPr>
        <w:t xml:space="preserve">. </w:t>
      </w:r>
      <w:r w:rsidR="007A659A" w:rsidRPr="00990AA7">
        <w:rPr>
          <w:rFonts w:ascii="Times New Roman" w:eastAsia="Times New Roman" w:hAnsi="Times New Roman" w:cs="Times New Roman"/>
        </w:rPr>
        <w:t>5</w:t>
      </w:r>
      <w:r w:rsidRPr="00990AA7">
        <w:rPr>
          <w:rFonts w:ascii="Times New Roman" w:eastAsia="Times New Roman" w:hAnsi="Times New Roman" w:cs="Times New Roman"/>
        </w:rPr>
        <w:t xml:space="preserve">). This large amount of uncertainty is indicative of a lack of information needed to freely estimate these parameters and demonstrates the value of automatically searching model space to find optimal model structures. </w:t>
      </w:r>
    </w:p>
    <w:p w14:paraId="6A81B2F5" w14:textId="13833D5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Biologically, whether one used the default settings or the dredged model, both results would have differed from what has been previously presented as the ancestral state of </w:t>
      </w:r>
      <w:r w:rsidR="00591F47" w:rsidRPr="00990AA7">
        <w:rPr>
          <w:rFonts w:ascii="Times New Roman" w:eastAsia="Times New Roman" w:hAnsi="Times New Roman" w:cs="Times New Roman"/>
        </w:rPr>
        <w:t>Old</w:t>
      </w:r>
      <w:del w:id="1262" w:author="Boyko, James" w:date="2025-06-14T09:57:00Z" w16du:dateUtc="2025-06-14T12:57:00Z">
        <w:r w:rsidR="00591F47" w:rsidRPr="00990AA7" w:rsidDel="009475F5">
          <w:rPr>
            <w:rFonts w:ascii="Times New Roman" w:eastAsia="Times New Roman" w:hAnsi="Times New Roman" w:cs="Times New Roman"/>
          </w:rPr>
          <w:delText>-</w:delText>
        </w:r>
      </w:del>
      <w:ins w:id="1263"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w:t>
      </w:r>
      <w:r w:rsidR="00717C04" w:rsidRPr="00990AA7">
        <w:rPr>
          <w:rFonts w:ascii="Times New Roman" w:eastAsia="Times New Roman" w:hAnsi="Times New Roman" w:cs="Times New Roman"/>
        </w:rPr>
        <w:t>it</w:t>
      </w:r>
      <w:r w:rsidRPr="00990AA7">
        <w:rPr>
          <w:rFonts w:ascii="Times New Roman" w:eastAsia="Times New Roman" w:hAnsi="Times New Roman" w:cs="Times New Roman"/>
        </w:rPr>
        <w:t xml:space="preserve">ing the hypotheses of Sillen-Tullberg and Moller (1991) under the dredged model results do provide some interesting alternative interpretations for the evolution of estrus advertisement and mating system. </w:t>
      </w:r>
    </w:p>
    <w:p w14:paraId="0CBB4363" w14:textId="6D4E5B9B"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Sillen-Tullberg and Moller (1991) had considered concealed ovulation to be the derived state and found that it had almost always evolved in non </w:t>
      </w:r>
      <w:proofErr w:type="spellStart"/>
      <w:r w:rsidRPr="00990AA7">
        <w:rPr>
          <w:rFonts w:ascii="Times New Roman" w:eastAsia="Times New Roman" w:hAnsi="Times New Roman" w:cs="Times New Roman"/>
        </w:rPr>
        <w:t>monagomous</w:t>
      </w:r>
      <w:proofErr w:type="spellEnd"/>
      <w:r w:rsidRPr="00990AA7">
        <w:rPr>
          <w:rFonts w:ascii="Times New Roman" w:eastAsia="Times New Roman" w:hAnsi="Times New Roman" w:cs="Times New Roman"/>
        </w:rPr>
        <w:t xml:space="preserve"> lineages. This provided evidence that concealed ovulation was more likely to be a prerequisite for the evolution of monogamy, rather than a consequence of it (as had been </w:t>
      </w:r>
      <w:r w:rsidR="00591F47" w:rsidRPr="00990AA7">
        <w:rPr>
          <w:rFonts w:ascii="Times New Roman" w:eastAsia="Times New Roman" w:hAnsi="Times New Roman" w:cs="Times New Roman"/>
        </w:rPr>
        <w:t>hypothesized by</w:t>
      </w:r>
      <w:r w:rsidR="00671E10">
        <w:rPr>
          <w:rFonts w:ascii="Times New Roman" w:eastAsia="Times New Roman" w:hAnsi="Times New Roman" w:cs="Times New Roman"/>
        </w:rPr>
        <w:t xml:space="preserve">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Burley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w:t>
      </w:r>
      <w:r w:rsidR="00591F47" w:rsidRPr="00990AA7">
        <w:rPr>
          <w:rFonts w:ascii="Times New Roman" w:eastAsia="Times New Roman" w:hAnsi="Times New Roman" w:cs="Times New Roman"/>
        </w:rPr>
        <w:t>non-monogamous</w:t>
      </w:r>
      <w:r w:rsidRPr="00990AA7">
        <w:rPr>
          <w:rFonts w:ascii="Times New Roman" w:eastAsia="Times New Roman" w:hAnsi="Times New Roman" w:cs="Times New Roman"/>
        </w:rPr>
        <w:t xml:space="preserve"> mating systems because paternity confusion will be beneficial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(Hrdy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14:paraId="0714F367"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8854B5">
        <w:rPr>
          <w:rFonts w:ascii="Times New Roman" w:eastAsia="Times New Roman" w:hAnsi="Times New Roman" w:cs="Times New Roman"/>
          <w:i/>
          <w:iCs/>
          <w:highlight w:val="yellow"/>
          <w:rPrChange w:id="1264" w:author="Boyko, James" w:date="2025-06-18T14:29:00Z" w16du:dateUtc="2025-06-18T17:29:00Z">
            <w:rPr>
              <w:rFonts w:ascii="Times New Roman" w:eastAsia="Times New Roman" w:hAnsi="Times New Roman" w:cs="Times New Roman"/>
              <w:i/>
              <w:iCs/>
            </w:rPr>
          </w:rPrChange>
        </w:rPr>
        <w:lastRenderedPageBreak/>
        <w:t>Are ancestral states more robust than rate estimates?</w:t>
      </w:r>
    </w:p>
    <w:p w14:paraId="49CA6001" w14:textId="0B938A0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w:t>
      </w:r>
      <w:r w:rsidR="00EE7A41" w:rsidRPr="00990AA7">
        <w:rPr>
          <w:rFonts w:ascii="Times New Roman" w:eastAsia="Times New Roman" w:hAnsi="Times New Roman" w:cs="Times New Roman"/>
        </w:rPr>
        <w:t xml:space="preserve">for ancestral states </w:t>
      </w:r>
      <w:r w:rsidRPr="00990AA7">
        <w:rPr>
          <w:rFonts w:ascii="Times New Roman" w:eastAsia="Times New Roman" w:hAnsi="Times New Roman" w:cs="Times New Roman"/>
        </w:rPr>
        <w:t>despite the estimates suggesting very different tempos of phenotypic evolution. This is to be expected when both rate estimates are relatively low, but following along the likelihood ridge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047EDD" w:rsidRPr="00990AA7">
        <w:rPr>
          <w:rFonts w:ascii="Times New Roman" w:eastAsia="Times New Roman" w:hAnsi="Times New Roman" w:cs="Times New Roman"/>
        </w:rPr>
        <w:t>5</w:t>
      </w:r>
      <w:r w:rsidRPr="00990AA7">
        <w:rPr>
          <w:rFonts w:ascii="Times New Roman" w:eastAsia="Times New Roman" w:hAnsi="Times New Roman" w:cs="Times New Roman"/>
        </w:rPr>
        <w:t>) and increasing a single parameter by 1000 orders of magnitude led to no noticeable differences in the ancestral history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S2). This could be indicative of rate estimates being more sensitive to overly complex models than ancestral states. However, this is not to say that ancestral states should be taken at face value. For instance, within the </w:t>
      </w:r>
      <w:r w:rsidR="00591F47" w:rsidRPr="00990AA7">
        <w:rPr>
          <w:rFonts w:ascii="Times New Roman" w:eastAsia="Times New Roman" w:hAnsi="Times New Roman" w:cs="Times New Roman"/>
        </w:rPr>
        <w:t>Old</w:t>
      </w:r>
      <w:del w:id="1265" w:author="Boyko, James" w:date="2025-06-14T09:57:00Z" w16du:dateUtc="2025-06-14T12:57:00Z">
        <w:r w:rsidR="00591F47" w:rsidRPr="00990AA7" w:rsidDel="009475F5">
          <w:rPr>
            <w:rFonts w:ascii="Times New Roman" w:eastAsia="Times New Roman" w:hAnsi="Times New Roman" w:cs="Times New Roman"/>
          </w:rPr>
          <w:delText>-</w:delText>
        </w:r>
      </w:del>
      <w:ins w:id="1266"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case study, many of the ancestral state</w:t>
      </w:r>
      <w:ins w:id="1267" w:author="Boyko, James" w:date="2025-06-14T09:14:00Z" w16du:dateUtc="2025-06-14T12:14:00Z">
        <w:r w:rsidR="0085014F">
          <w:rPr>
            <w:rFonts w:ascii="Times New Roman" w:eastAsia="Times New Roman" w:hAnsi="Times New Roman" w:cs="Times New Roman"/>
          </w:rPr>
          <w:t xml:space="preserve"> reconstructions</w:t>
        </w:r>
      </w:ins>
      <w:del w:id="1268" w:author="Boyko, James" w:date="2025-06-14T09:14:00Z" w16du:dateUtc="2025-06-14T12:14:00Z">
        <w:r w:rsidRPr="00990AA7" w:rsidDel="0085014F">
          <w:rPr>
            <w:rFonts w:ascii="Times New Roman" w:eastAsia="Times New Roman" w:hAnsi="Times New Roman" w:cs="Times New Roman"/>
          </w:rPr>
          <w:delText xml:space="preserve"> reconstructs</w:delText>
        </w:r>
      </w:del>
      <w:r w:rsidRPr="00990AA7">
        <w:rPr>
          <w:rFonts w:ascii="Times New Roman" w:eastAsia="Times New Roman" w:hAnsi="Times New Roman" w:cs="Times New Roman"/>
        </w:rPr>
        <w:t xml:space="preserve"> at internal nodes completely changed depending on which model structure was used. </w:t>
      </w:r>
      <w:r w:rsidR="00591F47"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although the ancestral estimation may have been more robust to rate variation along a likelihood ridge, it is far from robust to alternative models. </w:t>
      </w:r>
      <w:r w:rsidR="00A53C31" w:rsidRPr="00990AA7">
        <w:rPr>
          <w:rFonts w:ascii="Times New Roman" w:eastAsia="Times New Roman" w:hAnsi="Times New Roman" w:cs="Times New Roman"/>
        </w:rPr>
        <w:t>Furthermore</w:t>
      </w:r>
      <w:r w:rsidRPr="00990AA7">
        <w:rPr>
          <w:rFonts w:ascii="Times New Roman" w:eastAsia="Times New Roman" w:hAnsi="Times New Roman" w:cs="Times New Roman"/>
        </w:rPr>
        <w:t xml:space="preserve">, this could reflect the relative importance of model structure versus accurate parameter estimation. Inferences from a wide range of rate estimates were roughly equivalent, but slight differences in model structure required a </w:t>
      </w:r>
      <w:r w:rsidR="00A53C31" w:rsidRPr="00990AA7">
        <w:rPr>
          <w:rFonts w:ascii="Times New Roman" w:eastAsia="Times New Roman" w:hAnsi="Times New Roman" w:cs="Times New Roman"/>
        </w:rPr>
        <w:t xml:space="preserve">substantially </w:t>
      </w:r>
      <w:r w:rsidRPr="00990AA7">
        <w:rPr>
          <w:rFonts w:ascii="Times New Roman" w:eastAsia="Times New Roman" w:hAnsi="Times New Roman" w:cs="Times New Roman"/>
        </w:rPr>
        <w:t xml:space="preserve">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t>
      </w:r>
      <w:r w:rsidR="009D3C45">
        <w:rPr>
          <w:rFonts w:ascii="Times New Roman" w:eastAsia="Times New Roman" w:hAnsi="Times New Roman" w:cs="Times New Roman"/>
        </w:rPr>
        <w:fldChar w:fldCharType="begin"/>
      </w:r>
      <w:r w:rsidR="009D3C45">
        <w:rPr>
          <w:rFonts w:ascii="Times New Roman" w:eastAsia="Times New Roman" w:hAnsi="Times New Roman" w:cs="Times New Roman"/>
        </w:rPr>
        <w:instrText xml:space="preserve"> ADDIN ZOTERO_ITEM CSL_CITATION {"citationID":"Sr4t8xfg","properties":{"formattedCitation":"(Finarelli and Flynn 2006)","plainCitation":"(Finarelli and Flynn 2006)","noteIndex":0},"citationItems":[{"id":927,"uris":["http://zotero.org/users/local/TCNekpWa/items/VB7TQF23"],"itemData":{"id":927,"type":"article-journal","abstract":"A recent molecular phylogeny of the mammalian order Carnivora implied large body size as the ancestral condition for the caniform subclade Arctoidea using the distribution of species mean body sizes among living taxa. “Extant taxa–only” approaches such as these discount character state observations for fossil members of living clades and completely ignore data from extinct lineages. To more rigorously reconstruct body sizes of ancestral forms within the Caniformia, body size and first appearance data were collected for 149 extant and 367 extinct taxa. Body sizes were reconstructed for four ancestral nodes using weighted squared-change parsimony on log-transformed body mass data. Reconstructions based on extant taxa alone favored large body sizes (on the order of 10 to 50 kg) for the last common ancestors of both the Caniformia and Arctoidea. In contrast, reconstructions incorporating fossil data support small body sizes (&amp;lt; 5 kg) for the ancestors of those clades. When the temporal information associated with fossil data was discarded, body size reconstructions became ambiguous, demonstrating that incorporating both character state and temporal information from fossil taxa unambiguously supports a small ancestral body size, thereby falsifying hypotheses derived from extant taxa alone. Body size reconstructions for Caniformia, Arctoidea, and Musteloidea were not sensitive to potential errors introduced by uncertainty in the position of extinct lineages relative to the molecular topology, or to missing body size data for extinct members of an entire major clade (the aquatic Pinnipedia). Incorporating character state observations and temporal information from the fossil record into hypothesis testing has a significant impact on the ability to reconstruct ancestral characters and constrains the range of potential hypotheses of character evolution. Fossil data here provide the evidence to reliably document trends of both increasing and decreasing body size in several caniform clades. More generally, including fossils in such analyses incorporates evidence of directional trends, thereby yielding more reliable ancestral character state reconstructions.","container-title":"Systematic Biology","DOI":"10.1080/10635150500541698","ISSN":"1063-5157","issue":"2","page":"301–313","title":"Ancestral State Reconstruction of Body Size in the Caniformia (Carnivora, Mammalia): The Effects of Incorporating Data from the Fossil Record","title-short":"Ancestral State Reconstruction of Body Size in the Caniformia (Carnivora, Mammalia)","volume":"55","author":[{"family":"Finarelli","given":"John A"},{"family":"Flynn","given":"John J"}],"issued":{"date-parts":[["2006",4]]}}}],"schema":"https://github.com/citation-style-language/schema/raw/master/csl-citation.json"} </w:instrText>
      </w:r>
      <w:r w:rsidR="009D3C45">
        <w:rPr>
          <w:rFonts w:ascii="Times New Roman" w:eastAsia="Times New Roman" w:hAnsi="Times New Roman" w:cs="Times New Roman"/>
        </w:rPr>
        <w:fldChar w:fldCharType="separate"/>
      </w:r>
      <w:r w:rsidR="009D3C45">
        <w:rPr>
          <w:rFonts w:ascii="Times New Roman" w:eastAsia="Times New Roman" w:hAnsi="Times New Roman" w:cs="Times New Roman"/>
          <w:noProof/>
        </w:rPr>
        <w:t>(Finarelli and Flynn 2006)</w:t>
      </w:r>
      <w:r w:rsidR="009D3C45">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14:paraId="73D1D8EE"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The cost of regularization and eliminating very high transition rates</w:t>
      </w:r>
    </w:p>
    <w:p w14:paraId="547C291B" w14:textId="3489762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w:t>
      </w:r>
      <w:r w:rsidR="008C75FB">
        <w:rPr>
          <w:rFonts w:ascii="Times New Roman" w:eastAsia="Times New Roman" w:hAnsi="Times New Roman" w:cs="Times New Roman"/>
        </w:rPr>
        <w:t>not un</w:t>
      </w:r>
      <w:r w:rsidRPr="00990AA7">
        <w:rPr>
          <w:rFonts w:ascii="Times New Roman" w:eastAsia="Times New Roman" w:hAnsi="Times New Roman" w:cs="Times New Roman"/>
        </w:rPr>
        <w:t xml:space="preserve">common to have transition rates approaching and being estimated at an upper bound.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w:t>
      </w:r>
      <w:r w:rsidRPr="00990AA7">
        <w:rPr>
          <w:rFonts w:ascii="Times New Roman" w:eastAsia="Times New Roman" w:hAnsi="Times New Roman" w:cs="Times New Roman"/>
        </w:rPr>
        <w:lastRenderedPageBreak/>
        <w:t xml:space="preserve">in the initial state to transition and the initial state need not be common. Instead, a more serious cause for concern is the amount of information available to infer the transition rate if that transition only occurs rarely throughout the clade’s history. This was the case for the </w:t>
      </w:r>
      <w:r w:rsidR="00F660B9">
        <w:rPr>
          <w:rFonts w:ascii="Times New Roman" w:eastAsia="Times New Roman" w:hAnsi="Times New Roman" w:cs="Times New Roman"/>
        </w:rPr>
        <w:t xml:space="preserve">Old </w:t>
      </w:r>
      <w:del w:id="1269" w:author="Boyko, James" w:date="2025-06-14T09:58:00Z" w16du:dateUtc="2025-06-14T12:58:00Z">
        <w:r w:rsidR="00F660B9" w:rsidDel="009475F5">
          <w:rPr>
            <w:rFonts w:ascii="Times New Roman" w:eastAsia="Times New Roman" w:hAnsi="Times New Roman" w:cs="Times New Roman"/>
          </w:rPr>
          <w:delText xml:space="preserve">world </w:delText>
        </w:r>
      </w:del>
      <w:ins w:id="1270" w:author="Boyko, James" w:date="2025-06-14T09:58:00Z" w16du:dateUtc="2025-06-14T12:58:00Z">
        <w:r w:rsidR="009475F5">
          <w:rPr>
            <w:rFonts w:ascii="Times New Roman" w:eastAsia="Times New Roman" w:hAnsi="Times New Roman" w:cs="Times New Roman"/>
          </w:rPr>
          <w:t xml:space="preserve">World </w:t>
        </w:r>
      </w:ins>
      <w:r w:rsidR="00F660B9">
        <w:rPr>
          <w:rFonts w:ascii="Times New Roman" w:eastAsia="Times New Roman" w:hAnsi="Times New Roman" w:cs="Times New Roman"/>
        </w:rPr>
        <w:t>monkey dataset</w:t>
      </w:r>
      <w:r w:rsidRPr="00990AA7">
        <w:rPr>
          <w:rFonts w:ascii="Times New Roman" w:eastAsia="Times New Roman" w:hAnsi="Times New Roman" w:cs="Times New Roman"/>
        </w:rPr>
        <w:t xml:space="preserve"> above, as several parameter estimates seemed to have very little information and fell along a likelihood ridge. The combination of regularization and model structure searching removes this </w:t>
      </w:r>
      <w:del w:id="1271" w:author="Boyko, James" w:date="2025-06-11T09:03:00Z" w16du:dateUtc="2025-06-11T12:03:00Z">
        <w:r w:rsidRPr="00990AA7" w:rsidDel="007754E5">
          <w:rPr>
            <w:rFonts w:ascii="Times New Roman" w:eastAsia="Times New Roman" w:hAnsi="Times New Roman" w:cs="Times New Roman"/>
          </w:rPr>
          <w:delText>ridge, but</w:delText>
        </w:r>
      </w:del>
      <w:ins w:id="1272" w:author="Boyko, James" w:date="2025-06-11T09:03:00Z" w16du:dateUtc="2025-06-11T12:03:00Z">
        <w:r w:rsidR="007754E5" w:rsidRPr="00990AA7">
          <w:rPr>
            <w:rFonts w:ascii="Times New Roman" w:eastAsia="Times New Roman" w:hAnsi="Times New Roman" w:cs="Times New Roman"/>
          </w:rPr>
          <w:t>ridge but</w:t>
        </w:r>
      </w:ins>
      <w:r w:rsidRPr="00990AA7">
        <w:rPr>
          <w:rFonts w:ascii="Times New Roman" w:eastAsia="Times New Roman" w:hAnsi="Times New Roman" w:cs="Times New Roman"/>
        </w:rPr>
        <w:t xml:space="preserve">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w:t>
      </w:r>
      <w:del w:id="1273" w:author="Boyko, James" w:date="2025-06-14T09:17:00Z" w16du:dateUtc="2025-06-14T12:17:00Z">
        <w:r w:rsidRPr="00990AA7" w:rsidDel="001A406A">
          <w:rPr>
            <w:rFonts w:ascii="Times New Roman" w:eastAsia="Times New Roman" w:hAnsi="Times New Roman" w:cs="Times New Roman"/>
          </w:rPr>
          <w:delText xml:space="preserve">homoplasy </w:delText>
        </w:r>
      </w:del>
      <w:ins w:id="1274" w:author="Boyko, James" w:date="2025-06-14T09:17:00Z" w16du:dateUtc="2025-06-14T12:17:00Z">
        <w:r w:rsidR="001A406A" w:rsidRPr="00990AA7">
          <w:rPr>
            <w:rFonts w:ascii="Times New Roman" w:eastAsia="Times New Roman" w:hAnsi="Times New Roman" w:cs="Times New Roman"/>
          </w:rPr>
          <w:t>homo</w:t>
        </w:r>
        <w:r w:rsidR="001A406A">
          <w:rPr>
            <w:rFonts w:ascii="Times New Roman" w:eastAsia="Times New Roman" w:hAnsi="Times New Roman" w:cs="Times New Roman"/>
          </w:rPr>
          <w:t>log</w:t>
        </w:r>
      </w:ins>
      <w:ins w:id="1275" w:author="Boyko, James" w:date="2025-06-14T09:18:00Z" w16du:dateUtc="2025-06-14T12:18:00Z">
        <w:r w:rsidR="001A406A">
          <w:rPr>
            <w:rFonts w:ascii="Times New Roman" w:eastAsia="Times New Roman" w:hAnsi="Times New Roman" w:cs="Times New Roman"/>
          </w:rPr>
          <w:t xml:space="preserve">y </w:t>
        </w:r>
      </w:ins>
      <w:r w:rsidRPr="00990AA7">
        <w:rPr>
          <w:rFonts w:ascii="Times New Roman" w:eastAsia="Times New Roman" w:hAnsi="Times New Roman" w:cs="Times New Roman"/>
        </w:rPr>
        <w:t xml:space="preserve">over </w:t>
      </w:r>
      <w:del w:id="1276" w:author="Boyko, James" w:date="2025-06-14T09:18:00Z" w16du:dateUtc="2025-06-14T12:18:00Z">
        <w:r w:rsidRPr="00990AA7" w:rsidDel="001A406A">
          <w:rPr>
            <w:rFonts w:ascii="Times New Roman" w:eastAsia="Times New Roman" w:hAnsi="Times New Roman" w:cs="Times New Roman"/>
          </w:rPr>
          <w:delText>homology</w:delText>
        </w:r>
      </w:del>
      <w:ins w:id="1277" w:author="Boyko, James" w:date="2025-06-14T09:18:00Z" w16du:dateUtc="2025-06-14T12:18:00Z">
        <w:r w:rsidR="001A406A">
          <w:rPr>
            <w:rFonts w:ascii="Times New Roman" w:eastAsia="Times New Roman" w:hAnsi="Times New Roman" w:cs="Times New Roman"/>
          </w:rPr>
          <w:t>homoplasy</w:t>
        </w:r>
      </w:ins>
      <w:r w:rsidRPr="00990AA7">
        <w:rPr>
          <w:rFonts w:ascii="Times New Roman" w:eastAsia="Times New Roman" w:hAnsi="Times New Roman" w:cs="Times New Roman"/>
        </w:rPr>
        <w:t xml:space="preserve">. Though this bias is minute. </w:t>
      </w:r>
    </w:p>
    <w:p w14:paraId="3A41DA62" w14:textId="0DBA026A"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The value of multiple characters </w:t>
      </w:r>
    </w:p>
    <w:p w14:paraId="0B63B8D2" w14:textId="100E224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sidRPr="00990AA7">
        <w:rPr>
          <w:rFonts w:ascii="Times New Roman" w:eastAsia="Times New Roman" w:hAnsi="Times New Roman" w:cs="Times New Roman"/>
        </w:rPr>
        <w:t>But</w:t>
      </w:r>
      <w:r w:rsidRPr="00990AA7">
        <w:rPr>
          <w:rFonts w:ascii="Times New Roman" w:eastAsia="Times New Roman" w:hAnsi="Times New Roman" w:cs="Times New Roman"/>
        </w:rPr>
        <w:t xml:space="preserve"> modeling each character independently ignores correlated character evolution and dependent relationships can influence both biological inferences and ancestral state estimation </w:t>
      </w:r>
      <w:r w:rsidR="005A1677">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{"citationID":"5uW2QKgG","properties":{"formattedCitation":"(Boyko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5A1677">
        <w:rPr>
          <w:rFonts w:ascii="Times New Roman" w:eastAsia="Times New Roman" w:hAnsi="Times New Roman" w:cs="Times New Roman"/>
        </w:rPr>
        <w:fldChar w:fldCharType="separate"/>
      </w:r>
      <w:r w:rsidR="005140E8">
        <w:rPr>
          <w:rFonts w:ascii="Times New Roman" w:eastAsia="Times New Roman" w:hAnsi="Times New Roman" w:cs="Times New Roman"/>
          <w:noProof/>
        </w:rPr>
        <w:t>(Boyko and Beaulieu 2021)</w:t>
      </w:r>
      <w:r w:rsidR="005A16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even </w:t>
      </w:r>
      <w:r w:rsidR="00624213" w:rsidRPr="00990AA7">
        <w:rPr>
          <w:rFonts w:ascii="Times New Roman" w:eastAsia="Times New Roman" w:hAnsi="Times New Roman" w:cs="Times New Roman"/>
        </w:rPr>
        <w:t>for</w:t>
      </w:r>
      <w:r w:rsidRPr="00990AA7">
        <w:rPr>
          <w:rFonts w:ascii="Times New Roman" w:eastAsia="Times New Roman" w:hAnsi="Times New Roman" w:cs="Times New Roman"/>
        </w:rPr>
        <w:t xml:space="preserve"> experienced comparative biologists and it can be tempting to rely on the </w:t>
      </w:r>
      <w:r w:rsidR="00591F47" w:rsidRPr="00990AA7">
        <w:rPr>
          <w:rFonts w:ascii="Times New Roman" w:eastAsia="Times New Roman" w:hAnsi="Times New Roman" w:cs="Times New Roman"/>
        </w:rPr>
        <w:t>most used</w:t>
      </w:r>
      <w:r w:rsidRPr="00990AA7">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0BB61441"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Choosing the “best” model</w:t>
      </w:r>
    </w:p>
    <w:p w14:paraId="6333AB6C" w14:textId="6A6B105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 xml:space="preserve">Modeling approaches within PCMs often use model averaging, which derives inferences from multiple models (e.g. </w:t>
      </w:r>
      <w:r w:rsidR="005140E8">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{"citationID":"ZKvQoL9B","properties":{"formattedCitation":"(Caetano et al. 2018)","plainCitation":"(Caetano et al. 2018)","noteIndex":0},"citationItems":[{"id":188,"uris":["http://zotero.org/users/local/TCNekpWa/items/TQ26D8M3"],"itemData":{"id":188,"type":"article-journal","abstract":"The state-dependent speciation and extinction (SSE) models have recently been criticized due to their high rates of “false positive” results. Many researchers have advocated avoiding SSE models in favor of other “nonparametric” or “semiparametric” approaches. The hidden Markov modeling (HMM) approach provides a partial solution to the issues of model adequacy detected with SSE models. The inclusion of “hidden states” can account for rate heterogeneity observed in empirical phylogenies and allows for reliable detection of state-dependent diversification or diversification shifts independent of the trait of interest. However, the adoption of HMM has been hampered by the interpretational challenges of what exactly a “hidden state” represents, which we clarify herein. We show that HMMs in combination with a model-averaging approach naturally account for hidden traits when examining the meaningful impact of a suspected “driver” of diversification. We also extend the HMM to the geographic state-dependent speciation and extinction (GeoSSE) model. We test the efficacy of our “GeoHiSSE” extension with both simulations and an empirical dataset. On the whole, we show that hidden states are a general framework that can distinguish heterogeneous effects of diversification attributed to a focal character.","container-title":"Evolution","DOI":"10.1111/evo.13602","ISSN":"0014-3820","issue":"11","page":"2308–2324","title":"Hidden state models improve state-dependent diversification approaches, including biogeographical models","volume":"72","author":[{"family":"Caetano","given":"Daniel S."},{"family":"O'Meara","given":"Brian C."},{"family":"Beaulieu","given":"Jeremy M."}],"issued":{"date-parts":[["2018",11]]}}}],"schema":"https://github.com/citation-style-language/schema/raw/master/csl-citation.json"} </w:instrText>
      </w:r>
      <w:r w:rsidR="005140E8">
        <w:rPr>
          <w:rFonts w:ascii="Times New Roman" w:eastAsia="Times New Roman" w:hAnsi="Times New Roman" w:cs="Times New Roman"/>
        </w:rPr>
        <w:fldChar w:fldCharType="separate"/>
      </w:r>
      <w:r w:rsidR="005140E8">
        <w:rPr>
          <w:rFonts w:ascii="Times New Roman" w:eastAsia="Times New Roman" w:hAnsi="Times New Roman" w:cs="Times New Roman"/>
          <w:noProof/>
        </w:rPr>
        <w:t>Caetano et al. 2018)</w:t>
      </w:r>
      <w:r w:rsidR="005140E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technique is beneficial because it improves predictive power by accounting for uncertainty across models. Regularization is also well-known for increasing predictive power, as it helps prevent overfitting by penalizing model complexity. </w:t>
      </w:r>
      <w:r w:rsidR="00DB67D1"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{"citationID":"wySaePsf","properties":{"formattedCitation":"(Title and Rabosky 2019; Vasconcelos et al. 2022)","plainCitation":"(Title and Rabosky 2019; Vasconcelos et al. 2022)","noteIndex":0},"citationItems":[{"id":1044,"uris":["http://zotero.org/users/local/TCNekpWa/items/QMVNJRVV"],"itemData":{"id":1044,"type":"article-journal","abstract":"Species-specific diversification rates, or ‘tip rates’, can be computed quickly from phylogenies and are widely used to study diversification rate variation in relation to geography, ecology and phenotypes. These tip rates provide a number of theoretical and practical advantages, such as the relaxation of assumptions of rate homogeneity in trait-dependent diversification studies. However, there is substantial confusion in the literature regarding whether these metrics estimate speciation or net diversification rates. Additionally, no study has yet compared the relative performance and accuracy of tip rate metrics across simulated diversification scenarios. We compared the statistical performance of three model-free rate metrics (inverse terminal branch lengths; node density metric; DR statistic) and a model-based approach (Bayesian analysis of macroevolutionary mixtures [BAMM]). We applied each method to a large set of simulated phylogenies that had been generated under different diversification processes. We summarized performance in relation to the type of rate variation, the magnitude of rate heterogeneity and rate regime size. We also compared the ability of the metrics to estimate both speciation and net diversification rates. We show decisively that model-free tip rate metrics provide a better estimate of the rate of speciation than of net diversification. Error in net diversification rate estimates increases as a function of the relative extinction rate. In contrast, error in speciation rate estimates is low and relatively insensitive to extinction. Overall, and in particular when relative extinction was high, BAMM inferred the most accurate tip rates and exhibited lower error than non-model-based approaches. DR was highly correlated with true speciation rates but exhibited high error variance, and was the best metric for very small rate regimes. We found that, of the metrics tested, DR and BAMM are the most useful metrics for studying speciation rate dynamics and trait-dependent diversification. Although BAMM was more accurate than DR overall, the two approaches have complementary strengths. Because tip rate metrics are more reliable estimators of speciation rate, we recommend that empirical studies using these metrics exercise caution when drawing biological interpretations in any situation where the distinction between speciation and net diversification is important.","container-title":"Methods in Ecology and Evolution","DOI":"10.1111/2041-210X.13153","ISSN":"2041-210X","issue":"6","language":"en","license":"© 2019 The Authors. Methods in Ecology and Evolution © 2019 British Ecological Society","note":"_eprint: https://onlinelibrary.wiley.com/doi/pdf/10.1111/2041-210X.13153","page":"821-834","source":"Wiley Online Library","title":"Tip rates, phylogenies and diversification: What are we estimating, and how good are the estimates?","title-short":"Tip rates, phylogenies and diversification","volume":"10","author":[{"family":"Title","given":"Pascal O."},{"family":"Rabosky","given":"Daniel L."}],"issued":{"date-parts":[["2019"]]}}},{"id":1047,"uris":["http://zotero.org/users/local/TCNekpWa/items/I54W5NFL"],"itemData":{"id":1047,"type":"article-journal","container-title":"Evolution","issue":"7","note":"ISBN: 1558-5646\npublisher: Blackwell Publishing Ltd","page":"1420-1433","title":"A flexible method for estimating tip diversification rates across a range of speciation and extinction scenarios","volume":"76","author":[{"family":"Vasconcelos","given":"Thais"},{"family":"O'Meara","given":"Brian C."},{"family":"Beaulieu","given":"Jeremy M."}],"issued":{"date-parts":[["2022"]]}}}],"schema":"https://github.com/citation-style-language/schema/raw/master/csl-citation.json"}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(Title and Rabosky 2019; Vasconcelos et al. 2022)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sidRPr="00990AA7">
        <w:rPr>
          <w:rFonts w:ascii="Times New Roman" w:eastAsia="Times New Roman" w:hAnsi="Times New Roman" w:cs="Times New Roman"/>
        </w:rPr>
        <w:t>double counting</w:t>
      </w:r>
      <w:r w:rsidRPr="00990AA7">
        <w:rPr>
          <w:rFonts w:ascii="Times New Roman" w:eastAsia="Times New Roman" w:hAnsi="Times New Roman" w:cs="Times New Roman"/>
        </w:rPr>
        <w:t xml:space="preserve">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w:t>
      </w:r>
      <w:r w:rsidR="00374116" w:rsidRPr="00990AA7">
        <w:rPr>
          <w:rFonts w:ascii="Times New Roman" w:eastAsia="Times New Roman" w:hAnsi="Times New Roman" w:cs="Times New Roman"/>
        </w:rPr>
        <w:t>important for</w:t>
      </w:r>
      <w:r w:rsidRPr="00990AA7">
        <w:rPr>
          <w:rFonts w:ascii="Times New Roman" w:eastAsia="Times New Roman" w:hAnsi="Times New Roman" w:cs="Times New Roman"/>
        </w:rPr>
        <w:t xml:space="preserve"> automated model selection.</w:t>
      </w:r>
    </w:p>
    <w:p w14:paraId="504435B6" w14:textId="51FB6A7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r>
      <w:r w:rsidR="00223D2F">
        <w:rPr>
          <w:rFonts w:ascii="Times New Roman" w:eastAsia="Times New Roman" w:hAnsi="Times New Roman" w:cs="Times New Roman"/>
        </w:rPr>
        <w:t>This was not a problem w</w:t>
      </w:r>
      <w:r w:rsidRPr="00990AA7">
        <w:rPr>
          <w:rFonts w:ascii="Times New Roman" w:eastAsia="Times New Roman" w:hAnsi="Times New Roman" w:cs="Times New Roman"/>
        </w:rPr>
        <w:t xml:space="preserve">hen Burnham and Anderson </w:t>
      </w:r>
      <w:r w:rsidR="00223D2F">
        <w:rPr>
          <w:rFonts w:ascii="Times New Roman" w:eastAsia="Times New Roman" w:hAnsi="Times New Roman" w:cs="Times New Roman"/>
        </w:rPr>
        <w:t xml:space="preserve">originally </w:t>
      </w:r>
      <w:r w:rsidRPr="00990AA7">
        <w:rPr>
          <w:rFonts w:ascii="Times New Roman" w:eastAsia="Times New Roman" w:hAnsi="Times New Roman" w:cs="Times New Roman"/>
        </w:rPr>
        <w:t>proposed multi-model inference (MMI)</w:t>
      </w:r>
      <w:r w:rsidR="00223D2F">
        <w:rPr>
          <w:rFonts w:ascii="Times New Roman" w:eastAsia="Times New Roman" w:hAnsi="Times New Roman" w:cs="Times New Roman"/>
        </w:rPr>
        <w:t xml:space="preserve"> because </w:t>
      </w:r>
      <w:r w:rsidRPr="00990AA7">
        <w:rPr>
          <w:rFonts w:ascii="Times New Roman" w:eastAsia="Times New Roman" w:hAnsi="Times New Roman" w:cs="Times New Roman"/>
        </w:rPr>
        <w:t xml:space="preserve">they emphasized fitting a set of biologically plausible </w:t>
      </w:r>
      <w:r w:rsidR="00223D2F">
        <w:rPr>
          <w:rFonts w:ascii="Times New Roman" w:eastAsia="Times New Roman" w:hAnsi="Times New Roman" w:cs="Times New Roman"/>
        </w:rPr>
        <w:t xml:space="preserve">(and distinct) </w:t>
      </w:r>
      <w:r w:rsidRPr="00990AA7">
        <w:rPr>
          <w:rFonts w:ascii="Times New Roman" w:eastAsia="Times New Roman" w:hAnsi="Times New Roman" w:cs="Times New Roman"/>
        </w:rPr>
        <w:t>models</w:t>
      </w:r>
      <w:r w:rsidR="00374116" w:rsidRPr="00990AA7">
        <w:rPr>
          <w:rFonts w:ascii="Times New Roman" w:eastAsia="Times New Roman" w:hAnsi="Times New Roman" w:cs="Times New Roman"/>
        </w:rPr>
        <w:t xml:space="preserve">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{"citationID":"GiRPcyLY","properties":{"formattedCitation":"(Burnham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(Burnham and Anderson 2002)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Each model was justified based on specific hypotheses and </w:t>
      </w:r>
      <w:r w:rsidR="007B646B">
        <w:rPr>
          <w:rFonts w:ascii="Times New Roman" w:eastAsia="Times New Roman" w:hAnsi="Times New Roman" w:cs="Times New Roman"/>
        </w:rPr>
        <w:t xml:space="preserve">therefore </w:t>
      </w:r>
      <w:r w:rsidRPr="00990AA7">
        <w:rPr>
          <w:rFonts w:ascii="Times New Roman" w:eastAsia="Times New Roman" w:hAnsi="Times New Roman" w:cs="Times New Roman"/>
        </w:rPr>
        <w:t xml:space="preserve">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w:t>
      </w:r>
      <w:r w:rsidR="00591F47" w:rsidRPr="00990AA7">
        <w:rPr>
          <w:rFonts w:ascii="Times New Roman" w:eastAsia="Times New Roman" w:hAnsi="Times New Roman" w:cs="Times New Roman"/>
        </w:rPr>
        <w:t>models but</w:t>
      </w:r>
      <w:r w:rsidRPr="00990AA7">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This is valuable from an inference perspective since</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more </w:t>
      </w:r>
      <w:r w:rsidR="004A48C4" w:rsidRPr="00990AA7">
        <w:rPr>
          <w:rFonts w:ascii="Times New Roman" w:eastAsia="Times New Roman" w:hAnsi="Times New Roman" w:cs="Times New Roman"/>
        </w:rPr>
        <w:t>complete</w:t>
      </w:r>
      <w:r w:rsidRPr="00990AA7">
        <w:rPr>
          <w:rFonts w:ascii="Times New Roman" w:eastAsia="Times New Roman" w:hAnsi="Times New Roman" w:cs="Times New Roman"/>
        </w:rPr>
        <w:t xml:space="preserve"> </w:t>
      </w:r>
      <w:r w:rsidR="0007755F" w:rsidRPr="00990AA7">
        <w:rPr>
          <w:rFonts w:ascii="Times New Roman" w:eastAsia="Times New Roman" w:hAnsi="Times New Roman" w:cs="Times New Roman"/>
        </w:rPr>
        <w:t xml:space="preserve">a </w:t>
      </w:r>
      <w:r w:rsidRPr="00990AA7">
        <w:rPr>
          <w:rFonts w:ascii="Times New Roman" w:eastAsia="Times New Roman" w:hAnsi="Times New Roman" w:cs="Times New Roman"/>
        </w:rPr>
        <w:t>model set</w:t>
      </w:r>
      <w:r w:rsidR="0007755F" w:rsidRPr="00990AA7">
        <w:rPr>
          <w:rFonts w:ascii="Times New Roman" w:eastAsia="Times New Roman" w:hAnsi="Times New Roman" w:cs="Times New Roman"/>
        </w:rPr>
        <w:t xml:space="preserve"> is</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less likely it is for unanticipated biases to creep into the results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{"citationID":"NzAI9jRn","properties":{"formattedCitation":"(Maddison and FitzJohn 2015; Rabosky and Goldberg 2015)","plainCitation":"(Maddison and FitzJohn 2015; Rabosky and Goldberg 2015)","noteIndex":0},"citationItems":[{"id":1048,"uris":["http://zotero.org/users/local/TCNekpWa/items/9F94ZKKT"],"itemData":{"id":1048,"type":"article-journal","container-title":"Systematic biology","issue":"1","note":"ISBN: 1076-836X\npublisher: Oxford University Press","page":"127-136","title":"The unsolved challenge to phylogenetic correlation tests for categorical characters","volume":"64","author":[{"family":"Maddison","given":"Wayne P."},{"family":"FitzJohn","given":"Richard G."}],"issued":{"date-parts":[["2015"]]}}},{"id":1017,"uris":["http://zotero.org/users/local/TCNekpWa/items/MQ9CB55K"],"itemData":{"id":1017,"type":"article-journal","abstract":"Species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(Maddison and FitzJohn 2015; Rabosky and Goldberg 2015)</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Nonetheless, the dredge approach and MMI need not be mutually exclusive. </w:t>
      </w:r>
      <w:r w:rsidR="004A48C4" w:rsidRPr="00990AA7">
        <w:rPr>
          <w:rFonts w:ascii="Times New Roman" w:eastAsia="Times New Roman" w:hAnsi="Times New Roman" w:cs="Times New Roman"/>
        </w:rPr>
        <w:t xml:space="preserve">In cases where a set of biologically plausible hypotheses are known beforehand, </w:t>
      </w:r>
      <w:r w:rsidR="004A48C4" w:rsidRPr="00990AA7">
        <w:rPr>
          <w:rFonts w:ascii="Times New Roman" w:eastAsia="Times New Roman" w:hAnsi="Times New Roman" w:cs="Times New Roman"/>
        </w:rPr>
        <w:lastRenderedPageBreak/>
        <w:t xml:space="preserve">a MMI approach remains </w:t>
      </w:r>
      <w:r w:rsidR="004B5481" w:rsidRPr="00990AA7">
        <w:rPr>
          <w:rFonts w:ascii="Times New Roman" w:eastAsia="Times New Roman" w:hAnsi="Times New Roman" w:cs="Times New Roman"/>
        </w:rPr>
        <w:t>an excellent</w:t>
      </w:r>
      <w:r w:rsidR="004A48C4" w:rsidRPr="00990AA7">
        <w:rPr>
          <w:rFonts w:ascii="Times New Roman" w:eastAsia="Times New Roman" w:hAnsi="Times New Roman" w:cs="Times New Roman"/>
        </w:rPr>
        <w:t xml:space="preserve"> </w:t>
      </w:r>
      <w:r w:rsidR="001F53E1">
        <w:rPr>
          <w:rFonts w:ascii="Times New Roman" w:eastAsia="Times New Roman" w:hAnsi="Times New Roman" w:cs="Times New Roman"/>
        </w:rPr>
        <w:t>option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And s</w:t>
      </w:r>
      <w:r w:rsidRPr="00990AA7">
        <w:rPr>
          <w:rFonts w:ascii="Times New Roman" w:eastAsia="Times New Roman" w:hAnsi="Times New Roman" w:cs="Times New Roman"/>
        </w:rPr>
        <w:t>o long as procedures are clearly documented</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there are advantages to </w:t>
      </w:r>
      <w:r w:rsidR="004B5481" w:rsidRPr="00990AA7">
        <w:rPr>
          <w:rFonts w:ascii="Times New Roman" w:eastAsia="Times New Roman" w:hAnsi="Times New Roman" w:cs="Times New Roman"/>
        </w:rPr>
        <w:t xml:space="preserve">combining the approaches by </w:t>
      </w:r>
      <w:r w:rsidRPr="00990AA7">
        <w:rPr>
          <w:rFonts w:ascii="Times New Roman" w:eastAsia="Times New Roman" w:hAnsi="Times New Roman" w:cs="Times New Roman"/>
        </w:rPr>
        <w:t xml:space="preserve">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ultimately derived from subsequent interpretations and considerations </w:t>
      </w:r>
      <w:r w:rsidR="001D2817" w:rsidRPr="00990AA7">
        <w:rPr>
          <w:rFonts w:ascii="Times New Roman" w:eastAsia="Times New Roman" w:hAnsi="Times New Roman" w:cs="Times New Roman"/>
        </w:rPr>
        <w:t>in concert with</w:t>
      </w:r>
      <w:r w:rsidRPr="00990AA7">
        <w:rPr>
          <w:rFonts w:ascii="Times New Roman" w:eastAsia="Times New Roman" w:hAnsi="Times New Roman" w:cs="Times New Roman"/>
        </w:rPr>
        <w:t xml:space="preserve"> other pieces of evidence </w:t>
      </w:r>
      <w:r w:rsidR="00E539F3">
        <w:rPr>
          <w:rFonts w:ascii="Times New Roman" w:eastAsia="Times New Roman" w:hAnsi="Times New Roman" w:cs="Times New Roman"/>
        </w:rPr>
        <w:fldChar w:fldCharType="begin"/>
      </w:r>
      <w:r w:rsidR="00E539F3">
        <w:rPr>
          <w:rFonts w:ascii="Times New Roman" w:eastAsia="Times New Roman" w:hAnsi="Times New Roman" w:cs="Times New Roman"/>
        </w:rPr>
        <w:instrText xml:space="preserve"> ADDIN ZOTERO_ITEM CSL_CITATION {"citationID":"Z2eFNhX2","properties":{"formattedCitation":"(Gardner and Organ 2021)","plainCitation":"(Gardner and Organ 2021)","noteIndex":0},"citationItems":[{"id":1049,"uris":["http://zotero.org/users/local/TCNekpWa/items/G3MYSSAX"],"itemData":{"id":1049,"type":"article-journal","container-title":"Systematic Biology","issue":"5","note":"ISBN: 1063-5157\npublisher: Oxford University Press","page":"1061-1075","title":"Evolutionary sample size and consilience in phylogenetic comparative analysis","volume":"70","author":[{"family":"Gardner","given":"Jacob D."},{"family":"Organ","given":"Chris L."}],"issued":{"date-parts":[["2021"]]}}}],"schema":"https://github.com/citation-style-language/schema/raw/master/csl-citation.json"} </w:instrText>
      </w:r>
      <w:r w:rsidR="00E539F3">
        <w:rPr>
          <w:rFonts w:ascii="Times New Roman" w:eastAsia="Times New Roman" w:hAnsi="Times New Roman" w:cs="Times New Roman"/>
        </w:rPr>
        <w:fldChar w:fldCharType="separate"/>
      </w:r>
      <w:r w:rsidR="00E539F3">
        <w:rPr>
          <w:rFonts w:ascii="Times New Roman" w:eastAsia="Times New Roman" w:hAnsi="Times New Roman" w:cs="Times New Roman"/>
          <w:noProof/>
        </w:rPr>
        <w:t>(Gardner and Organ 2021)</w:t>
      </w:r>
      <w:r w:rsidR="00E539F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This </w:t>
      </w:r>
      <w:r w:rsidR="001D2817" w:rsidRPr="00990AA7">
        <w:rPr>
          <w:rFonts w:ascii="Times New Roman" w:eastAsia="Times New Roman" w:hAnsi="Times New Roman" w:cs="Times New Roman"/>
        </w:rPr>
        <w:t xml:space="preserve">perspective </w:t>
      </w:r>
      <w:r w:rsidR="004B5481" w:rsidRPr="00990AA7">
        <w:rPr>
          <w:rFonts w:ascii="Times New Roman" w:eastAsia="Times New Roman" w:hAnsi="Times New Roman" w:cs="Times New Roman"/>
        </w:rPr>
        <w:t>leaves room for quantifying the patterns in a general way via comparative modeling results</w:t>
      </w:r>
      <w:r w:rsidR="00374116" w:rsidRPr="00990AA7">
        <w:rPr>
          <w:rFonts w:ascii="Times New Roman" w:eastAsia="Times New Roman" w:hAnsi="Times New Roman" w:cs="Times New Roman"/>
        </w:rPr>
        <w:t>,</w:t>
      </w:r>
      <w:r w:rsidR="004B5481" w:rsidRPr="00990AA7">
        <w:rPr>
          <w:rFonts w:ascii="Times New Roman" w:eastAsia="Times New Roman" w:hAnsi="Times New Roman" w:cs="Times New Roman"/>
        </w:rPr>
        <w:t xml:space="preserve"> without </w:t>
      </w:r>
      <w:r w:rsidR="001D2817" w:rsidRPr="00990AA7">
        <w:rPr>
          <w:rFonts w:ascii="Times New Roman" w:eastAsia="Times New Roman" w:hAnsi="Times New Roman" w:cs="Times New Roman"/>
        </w:rPr>
        <w:t xml:space="preserve">necessarily </w:t>
      </w:r>
      <w:r w:rsidR="004B5481" w:rsidRPr="00990AA7">
        <w:rPr>
          <w:rFonts w:ascii="Times New Roman" w:eastAsia="Times New Roman" w:hAnsi="Times New Roman" w:cs="Times New Roman"/>
        </w:rPr>
        <w:t xml:space="preserve">forcing too much biological meaning </w:t>
      </w:r>
      <w:r w:rsidR="001D2817" w:rsidRPr="00990AA7">
        <w:rPr>
          <w:rFonts w:ascii="Times New Roman" w:eastAsia="Times New Roman" w:hAnsi="Times New Roman" w:cs="Times New Roman"/>
        </w:rPr>
        <w:t>on</w:t>
      </w:r>
      <w:r w:rsidR="004B5481" w:rsidRPr="00990AA7">
        <w:rPr>
          <w:rFonts w:ascii="Times New Roman" w:eastAsia="Times New Roman" w:hAnsi="Times New Roman" w:cs="Times New Roman"/>
        </w:rPr>
        <w:t xml:space="preserve"> any particular parameter </w:t>
      </w:r>
      <w:r w:rsidR="001D2817" w:rsidRPr="00990AA7">
        <w:rPr>
          <w:rFonts w:ascii="Times New Roman" w:eastAsia="Times New Roman" w:hAnsi="Times New Roman" w:cs="Times New Roman"/>
        </w:rPr>
        <w:t>estimate</w:t>
      </w:r>
      <w:r w:rsidR="004B5481" w:rsidRPr="00990AA7">
        <w:rPr>
          <w:rFonts w:ascii="Times New Roman" w:eastAsia="Times New Roman" w:hAnsi="Times New Roman" w:cs="Times New Roman"/>
        </w:rPr>
        <w:t xml:space="preserve">. </w:t>
      </w:r>
    </w:p>
    <w:p w14:paraId="63CD5B09" w14:textId="77777777" w:rsidR="00EB0295" w:rsidRPr="00990AA7" w:rsidRDefault="00EB0295" w:rsidP="00B20478">
      <w:pPr>
        <w:pStyle w:val="BodyText"/>
        <w:spacing w:after="0" w:line="360" w:lineRule="auto"/>
        <w:rPr>
          <w:rFonts w:ascii="Times New Roman" w:eastAsia="Times New Roman" w:hAnsi="Times New Roman" w:cs="Times New Roman"/>
        </w:rPr>
      </w:pPr>
    </w:p>
    <w:p w14:paraId="582A52E4"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Conclusion</w:t>
      </w:r>
    </w:p>
    <w:p w14:paraId="63F21132" w14:textId="313F287F" w:rsidR="001A6BED"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{"citationID":"NiOfbF4B","properties":{"formattedCitation":"(Cooper et al. 2016)","plainCitation":"(Cooper et al. 2016)","noteIndex":0},"citationItems":[{"id":1050,"uris":["http://zotero.org/users/local/TCNekpWa/items/LKTVPY9K"],"itemData":{"id":1050,"type":"article-journal","abstract":"Phylogenetic comparative methods are becoming increasingly popular for investigating evolutionary patterns and processes. However, these methods are not infallible – they suffer from biases and make assumptions like all other statistical methods. Unfortunately, although these limitations are generally well known in the phylogenetic comparative methods community, they are often inadequately assessed in empirical studies leading to misinterpreted results and poor model fits. Here, we explore reasons for the communication gap dividing those developing new methods and those using them. We suggest that some important pieces of information are missing from the literature and that others are difficult to extract from long, technical papers. We also highlight problems with users jumping straight into software implementations of methods (e.g. in r) that may lack documentation on biases and assumptions that are mentioned in the original papers. To help solve these problems, we make a number of suggestions including providing blog posts or videos to explain new methods in less technical terms, encouraging reproducibility and code sharing, making wiki-style pages summarising the literature on popular methods, more careful consideration and testing of whether a method is appropriate for a given question/data set, increased collaboration, and a shift from publishing purely novel methods to publishing improvements to existing methods and ways of detecting biases or testing model fit. Many of these points are applicable across methods in ecology and evolution, not just phylogenetic comparative methods.","container-title":"Methods in Ecology and Evolution","DOI":"10.1111/2041-210X.12533","ISSN":"2041-210X","issue":"6","language":"en","license":"© 2016 The Authors. Methods in Ecology and Evolution published by John Wiley &amp; Sons Ltd on behalf of British Ecological Society","note":"_eprint: https://onlinelibrary.wiley.com/doi/pdf/10.1111/2041-210X.12533","page":"693-699","source":"Wiley Online Library","title":"Shedding light on the ‘dark side’ of phylogenetic comparative methods","volume":"7","author":[{"family":"Cooper","given":"Natalie"},{"family":"Thomas","given":"Gavin H."},{"family":"FitzJohn","given":"Richard G."}],"issued":{"date-parts":[["2016"]]}}}],"schema":"https://github.com/citation-style-language/schema/raw/master/csl-citation.json"} </w:instrText>
      </w:r>
      <w:r w:rsidR="00F47D9D">
        <w:rPr>
          <w:rFonts w:ascii="Times New Roman" w:eastAsia="Times New Roman" w:hAnsi="Times New Roman" w:cs="Times New Roman"/>
        </w:rPr>
        <w:fldChar w:fldCharType="separate"/>
      </w:r>
      <w:r w:rsidR="00F47D9D">
        <w:rPr>
          <w:rFonts w:ascii="Times New Roman" w:eastAsia="Times New Roman" w:hAnsi="Times New Roman" w:cs="Times New Roman"/>
          <w:noProof/>
        </w:rPr>
        <w:t>(Cooper et al. 2016)</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evident that a comprehensive model set is important for trustworthy inferences in comparative biology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{"citationID":"Qrva77S8","properties":{"formattedCitation":"(FitzJohn et al. 2009; Rabosky and Goldberg 2015; Beaulieu and O\\uc0\\u8217{}Meara 2016; Boyko and Beaulieu 2022)","plainCitation":"(FitzJohn et al. 2009; Rabosky and Goldberg 2015; Beaulieu and O’Meara 2016; Boyko and Beaulieu 2022)","noteIndex":0},"citationItems":[{"id":1037,"uris":["http://zotero.org/users/local/TCNekpWa/items/C5MSIUEQ"],"itemData":{"id":1037,"type":"article-journal","abstract":"Species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F47D9D">
        <w:rPr>
          <w:rFonts w:ascii="Times New Roman" w:eastAsia="Times New Roman" w:hAnsi="Times New Roman" w:cs="Times New Roman"/>
        </w:rPr>
        <w:fldChar w:fldCharType="separate"/>
      </w:r>
      <w:r w:rsidR="00F47D9D" w:rsidRPr="00F47D9D">
        <w:rPr>
          <w:rFonts w:ascii="Times New Roman" w:hAnsi="Times New Roman" w:cs="Times New Roman"/>
          <w:kern w:val="0"/>
        </w:rPr>
        <w:t>(</w:t>
      </w:r>
      <w:proofErr w:type="spellStart"/>
      <w:r w:rsidR="00F47D9D" w:rsidRPr="00F47D9D">
        <w:rPr>
          <w:rFonts w:ascii="Times New Roman" w:hAnsi="Times New Roman" w:cs="Times New Roman"/>
          <w:kern w:val="0"/>
        </w:rPr>
        <w:t>FitzJohn</w:t>
      </w:r>
      <w:proofErr w:type="spellEnd"/>
      <w:r w:rsidR="00F47D9D" w:rsidRPr="00F47D9D">
        <w:rPr>
          <w:rFonts w:ascii="Times New Roman" w:hAnsi="Times New Roman" w:cs="Times New Roman"/>
          <w:kern w:val="0"/>
        </w:rPr>
        <w:t xml:space="preserve"> et al. 2009; Rabosky and Goldberg 2015; Beaulieu and O’Meara 2016; Boyko and Beaulieu 2022)</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the growing complexity of discrete character models makes it challenging for users to determine which models are potentially realistic and important to consider. Here I have shown how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14:paraId="05C1B397" w14:textId="77777777" w:rsidR="00FF3DF1" w:rsidRPr="00990AA7" w:rsidRDefault="00FF3DF1" w:rsidP="00B20478">
      <w:pPr>
        <w:pStyle w:val="BodyText"/>
        <w:spacing w:after="0" w:line="360" w:lineRule="auto"/>
        <w:rPr>
          <w:rFonts w:ascii="Times New Roman" w:eastAsia="Times New Roman" w:hAnsi="Times New Roman" w:cs="Times New Roman"/>
        </w:rPr>
      </w:pPr>
    </w:p>
    <w:p w14:paraId="2C200EB7" w14:textId="77777777" w:rsidR="001A6BE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Acknowledgements</w:t>
      </w:r>
    </w:p>
    <w:p w14:paraId="684B12D1" w14:textId="344BF2B1" w:rsidR="0036177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rPr>
        <w:t>The author thanks Thais Vasconcelos and</w:t>
      </w:r>
      <w:r w:rsidR="00B101D2" w:rsidRPr="00990AA7">
        <w:rPr>
          <w:rFonts w:ascii="Times New Roman" w:eastAsia="Times New Roman" w:hAnsi="Times New Roman" w:cs="Times New Roman"/>
        </w:rPr>
        <w:t xml:space="preserve"> the</w:t>
      </w:r>
      <w:r w:rsidRPr="00990AA7">
        <w:rPr>
          <w:rFonts w:ascii="Times New Roman" w:eastAsia="Times New Roman" w:hAnsi="Times New Roman" w:cs="Times New Roman"/>
        </w:rPr>
        <w:t xml:space="preserve"> Smith lab for their feedback on the overall clarity of the manuscript. The author would also like to thank Brian O’Meara for his thoughtful comments on an earlier version of this manuscript and pointing out the similarity of this approach and Sanderson’s (2002) penalized likelihood. Finally, the author thanks</w:t>
      </w:r>
      <w:r w:rsidR="00D46C85" w:rsidRPr="00990AA7">
        <w:rPr>
          <w:rFonts w:ascii="Roboto" w:hAnsi="Roboto"/>
          <w:b/>
          <w:bCs/>
          <w:sz w:val="21"/>
          <w:szCs w:val="21"/>
          <w:shd w:val="clear" w:color="auto" w:fill="FFFFFF"/>
        </w:rPr>
        <w:t xml:space="preserve"> </w:t>
      </w:r>
      <w:r w:rsidR="00D46C85" w:rsidRPr="00990AA7">
        <w:rPr>
          <w:rFonts w:ascii="Times New Roman" w:eastAsia="Times New Roman" w:hAnsi="Times New Roman" w:cs="Times New Roman"/>
        </w:rPr>
        <w:t>Rudolf Schill and Yutong Wang for general discussions about regularization</w:t>
      </w:r>
      <w:r w:rsidR="00A27B6D" w:rsidRPr="00990AA7">
        <w:rPr>
          <w:rFonts w:ascii="Times New Roman" w:eastAsia="Times New Roman" w:hAnsi="Times New Roman" w:cs="Times New Roman"/>
        </w:rPr>
        <w:t xml:space="preserve"> approaches</w:t>
      </w:r>
      <w:r w:rsidR="00D46C85" w:rsidRPr="00990AA7">
        <w:rPr>
          <w:rFonts w:ascii="Times New Roman" w:eastAsia="Times New Roman" w:hAnsi="Times New Roman" w:cs="Times New Roman"/>
        </w:rPr>
        <w:t>.</w:t>
      </w:r>
      <w:r w:rsidR="0036177D" w:rsidRPr="00990AA7">
        <w:rPr>
          <w:rFonts w:ascii="Times New Roman" w:eastAsia="Times New Roman" w:hAnsi="Times New Roman" w:cs="Times New Roman"/>
          <w:b/>
          <w:bCs/>
        </w:rPr>
        <w:br w:type="page"/>
      </w:r>
    </w:p>
    <w:p w14:paraId="42809391" w14:textId="7616EB3A" w:rsidR="00EB0295" w:rsidRPr="00990AA7" w:rsidRDefault="0036177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References</w:t>
      </w:r>
    </w:p>
    <w:p w14:paraId="15A4B54F" w14:textId="77777777" w:rsidR="00FC73A3" w:rsidRPr="00FC73A3" w:rsidRDefault="00FC73A3" w:rsidP="00B20478">
      <w:pPr>
        <w:pStyle w:val="Bibliography"/>
        <w:spacing w:after="0" w:line="360" w:lineRule="auto"/>
      </w:pPr>
      <w:r>
        <w:fldChar w:fldCharType="begin"/>
      </w:r>
      <w:r>
        <w:instrText xml:space="preserve"> ADDIN ZOTERO_BIBL {"uncited":[],"omitted":[],"custom":[]} CSL_BIBLIOGRAPHY </w:instrText>
      </w:r>
      <w:r>
        <w:fldChar w:fldCharType="separate"/>
      </w:r>
      <w:r w:rsidRPr="00FC73A3">
        <w:t>Akaike H. 1974. A new look at the statistical model identification. IEEE Transactions on Automatic Control. 19:716–723.</w:t>
      </w:r>
    </w:p>
    <w:p w14:paraId="6ACC5FA1" w14:textId="77777777" w:rsidR="00FC73A3" w:rsidRPr="00FC73A3" w:rsidRDefault="00FC73A3" w:rsidP="00B20478">
      <w:pPr>
        <w:pStyle w:val="Bibliography"/>
        <w:spacing w:after="0" w:line="360" w:lineRule="auto"/>
      </w:pPr>
      <w:r w:rsidRPr="00FC73A3">
        <w:t xml:space="preserve">Beaulieu J., O’Meara B., Oliver J., Boyko J. 2022. </w:t>
      </w:r>
      <w:proofErr w:type="spellStart"/>
      <w:r w:rsidRPr="00FC73A3">
        <w:t>corHMM</w:t>
      </w:r>
      <w:proofErr w:type="spellEnd"/>
      <w:r w:rsidRPr="00FC73A3">
        <w:t>: Hidden Markov Models of Character Evolution</w:t>
      </w:r>
      <w:proofErr w:type="gramStart"/>
      <w:r w:rsidRPr="00FC73A3">
        <w:t>. .</w:t>
      </w:r>
      <w:proofErr w:type="gramEnd"/>
    </w:p>
    <w:p w14:paraId="3D7D8BB7" w14:textId="77777777" w:rsidR="00FC73A3" w:rsidRPr="00FC73A3" w:rsidRDefault="00FC73A3" w:rsidP="00B20478">
      <w:pPr>
        <w:pStyle w:val="Bibliography"/>
        <w:spacing w:after="0" w:line="360" w:lineRule="auto"/>
      </w:pPr>
      <w:r w:rsidRPr="00FC73A3">
        <w:t>Beaulieu J.M., O’Meara B.C. 2016. Detecting Hidden Diversification Shifts in Models of Trait-Dependent Speciation and Extinction. Systematic Biology. 65:583–601.</w:t>
      </w:r>
    </w:p>
    <w:p w14:paraId="1465B86F" w14:textId="77777777" w:rsidR="00FC73A3" w:rsidRPr="00FC73A3" w:rsidRDefault="00FC73A3" w:rsidP="00B20478">
      <w:pPr>
        <w:pStyle w:val="Bibliography"/>
        <w:spacing w:after="0" w:line="360" w:lineRule="auto"/>
      </w:pPr>
      <w:r w:rsidRPr="00FC73A3">
        <w:t xml:space="preserve">Beaulieu J.M., O’Meara B.C., Donoghue M.J. 2013. Identifying Hidden Rate Changes in the Evolution of a Binary Morphological Character: The Evolution of Plant Habit in </w:t>
      </w:r>
      <w:proofErr w:type="spellStart"/>
      <w:r w:rsidRPr="00FC73A3">
        <w:t>Campanulid</w:t>
      </w:r>
      <w:proofErr w:type="spellEnd"/>
      <w:r w:rsidRPr="00FC73A3">
        <w:t xml:space="preserve"> Angiosperms. Systematic Biology. 62:725–737.</w:t>
      </w:r>
    </w:p>
    <w:p w14:paraId="1D6142B5" w14:textId="77777777" w:rsidR="00FC73A3" w:rsidRPr="00FC73A3" w:rsidRDefault="00FC73A3" w:rsidP="00B20478">
      <w:pPr>
        <w:pStyle w:val="Bibliography"/>
        <w:spacing w:after="0" w:line="360" w:lineRule="auto"/>
      </w:pPr>
      <w:r w:rsidRPr="00FC73A3">
        <w:t>Blackbum D.G. 1999. Viviparity and Oviparity: Evolution and Reproductive Strategies</w:t>
      </w:r>
      <w:proofErr w:type="gramStart"/>
      <w:r w:rsidRPr="00FC73A3">
        <w:t>. .</w:t>
      </w:r>
      <w:proofErr w:type="gramEnd"/>
    </w:p>
    <w:p w14:paraId="3748DF10" w14:textId="77777777" w:rsidR="00FC73A3" w:rsidRPr="00FC73A3" w:rsidRDefault="00FC73A3" w:rsidP="00B20478">
      <w:pPr>
        <w:pStyle w:val="Bibliography"/>
        <w:spacing w:after="0" w:line="360" w:lineRule="auto"/>
      </w:pPr>
      <w:r w:rsidRPr="00FC73A3">
        <w:t>Boyko J.D., Beaulieu J.M. 2021. Generalized hidden Markov models for phylogenetic comparative datasets. Methods in Ecology and Evolution. 12:468–478.</w:t>
      </w:r>
    </w:p>
    <w:p w14:paraId="01A24354" w14:textId="77777777" w:rsidR="00FC73A3" w:rsidRPr="00FC73A3" w:rsidRDefault="00FC73A3" w:rsidP="00B20478">
      <w:pPr>
        <w:pStyle w:val="Bibliography"/>
        <w:spacing w:after="0" w:line="360" w:lineRule="auto"/>
      </w:pPr>
      <w:r w:rsidRPr="00FC73A3">
        <w:t>Boyko J.D., Beaulieu J.M. 2022. Reducing the Biases in False Correlations Between Discrete Characters. Systematic Biology</w:t>
      </w:r>
      <w:proofErr w:type="gramStart"/>
      <w:r w:rsidRPr="00FC73A3">
        <w:t>.:syac</w:t>
      </w:r>
      <w:proofErr w:type="gramEnd"/>
      <w:r w:rsidRPr="00FC73A3">
        <w:t>066.</w:t>
      </w:r>
    </w:p>
    <w:p w14:paraId="48FDB12D" w14:textId="77777777" w:rsidR="00FC73A3" w:rsidRPr="00FC73A3" w:rsidRDefault="00FC73A3" w:rsidP="00B20478">
      <w:pPr>
        <w:pStyle w:val="Bibliography"/>
        <w:spacing w:after="0" w:line="360" w:lineRule="auto"/>
      </w:pPr>
      <w:r w:rsidRPr="00FC73A3">
        <w:t>Boyko J.D., O’Meara B.C., Beaulieu J.M. 2023. A novel method for jointly modeling the evolution of discrete and continuous traits. Evolution. 77:836–851.</w:t>
      </w:r>
    </w:p>
    <w:p w14:paraId="4782E603" w14:textId="77777777" w:rsidR="00FC73A3" w:rsidRPr="00FC73A3" w:rsidRDefault="00FC73A3" w:rsidP="00B20478">
      <w:pPr>
        <w:pStyle w:val="Bibliography"/>
        <w:spacing w:after="0" w:line="360" w:lineRule="auto"/>
      </w:pPr>
      <w:r w:rsidRPr="00FC73A3">
        <w:t>Burley N. 1979. The Evolution of Concealed Ovulation. The American Naturalist. 114:835–858.</w:t>
      </w:r>
    </w:p>
    <w:p w14:paraId="03BEDE28" w14:textId="77777777" w:rsidR="00FC73A3" w:rsidRPr="00FC73A3" w:rsidRDefault="00FC73A3" w:rsidP="00B20478">
      <w:pPr>
        <w:pStyle w:val="Bibliography"/>
        <w:spacing w:after="0" w:line="360" w:lineRule="auto"/>
      </w:pPr>
      <w:r w:rsidRPr="00FC73A3">
        <w:t xml:space="preserve">Burnham K.P., Anderson D.R. 2002. Model Selection and </w:t>
      </w:r>
      <w:proofErr w:type="spellStart"/>
      <w:r w:rsidRPr="00FC73A3">
        <w:t>Multimodel</w:t>
      </w:r>
      <w:proofErr w:type="spellEnd"/>
      <w:r w:rsidRPr="00FC73A3">
        <w:t xml:space="preserve"> Inference. New York, NY: Springer New York.</w:t>
      </w:r>
    </w:p>
    <w:p w14:paraId="4C5D4892" w14:textId="77777777" w:rsidR="00FC73A3" w:rsidRPr="00FC73A3" w:rsidRDefault="00FC73A3" w:rsidP="00B20478">
      <w:pPr>
        <w:pStyle w:val="Bibliography"/>
        <w:spacing w:after="0" w:line="360" w:lineRule="auto"/>
      </w:pPr>
      <w:r w:rsidRPr="00FC73A3">
        <w:t>Caetano D.S., O’Meara B.C., Beaulieu J.M. 2018. Hidden state models improve state-dependent diversification approaches, including biogeographical models. Evolution. 72:2308–2324.</w:t>
      </w:r>
    </w:p>
    <w:p w14:paraId="31B5F10A" w14:textId="77777777" w:rsidR="00FC73A3" w:rsidRPr="00FC73A3" w:rsidRDefault="00FC73A3" w:rsidP="00B20478">
      <w:pPr>
        <w:pStyle w:val="Bibliography"/>
        <w:spacing w:after="0" w:line="360" w:lineRule="auto"/>
      </w:pPr>
      <w:r w:rsidRPr="00FC73A3">
        <w:t>Clavel J., Aristide L., Morlon H. 2019. A Penalized Likelihood Framework for High-Dimensional Phylogenetic Comparative Methods and an Application to New-World Monkeys Brain Evolution. Systematic Biology. 68:93–116.</w:t>
      </w:r>
    </w:p>
    <w:p w14:paraId="2BECEAF8" w14:textId="77777777" w:rsidR="00FC73A3" w:rsidRPr="00FC73A3" w:rsidRDefault="00FC73A3" w:rsidP="00B20478">
      <w:pPr>
        <w:pStyle w:val="Bibliography"/>
        <w:spacing w:after="0" w:line="360" w:lineRule="auto"/>
      </w:pPr>
      <w:r w:rsidRPr="00FC73A3">
        <w:t xml:space="preserve">Cooper N., Thomas G.H., </w:t>
      </w:r>
      <w:proofErr w:type="spellStart"/>
      <w:r w:rsidRPr="00FC73A3">
        <w:t>FitzJohn</w:t>
      </w:r>
      <w:proofErr w:type="spellEnd"/>
      <w:r w:rsidRPr="00FC73A3">
        <w:t xml:space="preserve"> R.G. 2016. Shedding light on the ‘dark side’ of phylogenetic comparative methods. Methods in Ecology and Evolution. 7:693–699.</w:t>
      </w:r>
    </w:p>
    <w:p w14:paraId="3AFEF9DF" w14:textId="77777777" w:rsidR="00FC73A3" w:rsidRPr="00FC73A3" w:rsidRDefault="00FC73A3" w:rsidP="00B20478">
      <w:pPr>
        <w:pStyle w:val="Bibliography"/>
        <w:spacing w:after="0" w:line="360" w:lineRule="auto"/>
      </w:pPr>
      <w:r w:rsidRPr="00FC73A3">
        <w:t>Felsenstein J. 2004. Inferring phylogenies. Inferring phylogenies. p. 664–664.</w:t>
      </w:r>
    </w:p>
    <w:p w14:paraId="62C4A851" w14:textId="77777777" w:rsidR="00FC73A3" w:rsidRPr="00FC73A3" w:rsidRDefault="00FC73A3" w:rsidP="00B20478">
      <w:pPr>
        <w:pStyle w:val="Bibliography"/>
        <w:spacing w:after="0" w:line="360" w:lineRule="auto"/>
      </w:pPr>
      <w:r w:rsidRPr="00FC73A3">
        <w:t>Felsenstein J. 2012. A Comparative Method for Both Discrete and Continuous Characters Using the Threshold Model. The American Naturalist. 179:145–156.</w:t>
      </w:r>
    </w:p>
    <w:p w14:paraId="2D7A1022" w14:textId="77777777" w:rsidR="00FC73A3" w:rsidRPr="00FC73A3" w:rsidRDefault="00FC73A3" w:rsidP="00B20478">
      <w:pPr>
        <w:pStyle w:val="Bibliography"/>
        <w:spacing w:after="0" w:line="360" w:lineRule="auto"/>
      </w:pPr>
      <w:r w:rsidRPr="00FC73A3">
        <w:t>Felsenstein J., Churchill G.A. 1996. A Hidden Markov Model approach to variation among sites in rate of evolution. Molecular Biology and Evolution. 13:93–104.</w:t>
      </w:r>
    </w:p>
    <w:p w14:paraId="3EC9A0A0" w14:textId="77777777" w:rsidR="00FC73A3" w:rsidRPr="00FC73A3" w:rsidRDefault="00FC73A3" w:rsidP="00B20478">
      <w:pPr>
        <w:pStyle w:val="Bibliography"/>
        <w:spacing w:after="0" w:line="360" w:lineRule="auto"/>
      </w:pPr>
      <w:proofErr w:type="spellStart"/>
      <w:r w:rsidRPr="00FC73A3">
        <w:lastRenderedPageBreak/>
        <w:t>Finarelli</w:t>
      </w:r>
      <w:proofErr w:type="spellEnd"/>
      <w:r w:rsidRPr="00FC73A3">
        <w:t xml:space="preserve"> J.A., Flynn J.J. 2006. Ancestral State Reconstruction of Body Size in the </w:t>
      </w:r>
      <w:proofErr w:type="spellStart"/>
      <w:r w:rsidRPr="00FC73A3">
        <w:t>Caniformia</w:t>
      </w:r>
      <w:proofErr w:type="spellEnd"/>
      <w:r w:rsidRPr="00FC73A3">
        <w:t xml:space="preserve"> (Carnivora, Mammalia): The Effects of Incorporating Data from the Fossil Record. Systematic Biology. 55:301–313.</w:t>
      </w:r>
    </w:p>
    <w:p w14:paraId="5823DD69" w14:textId="77777777" w:rsidR="00FC73A3" w:rsidRPr="00FC73A3" w:rsidRDefault="00FC73A3" w:rsidP="00B20478">
      <w:pPr>
        <w:pStyle w:val="Bibliography"/>
        <w:spacing w:after="0" w:line="360" w:lineRule="auto"/>
      </w:pPr>
      <w:proofErr w:type="spellStart"/>
      <w:r w:rsidRPr="00FC73A3">
        <w:t>FitzJohn</w:t>
      </w:r>
      <w:proofErr w:type="spellEnd"/>
      <w:r w:rsidRPr="00FC73A3">
        <w:t xml:space="preserve"> R.G., Maddison W.P., Otto S.P. 2009. Estimating Trait-Dependent Speciation and Extinction Rates from Incompletely Resolved Phylogenies. Systematic Biology. 58:595–611.</w:t>
      </w:r>
    </w:p>
    <w:p w14:paraId="72F1E354" w14:textId="77777777" w:rsidR="00FC73A3" w:rsidRPr="00FC73A3" w:rsidRDefault="00FC73A3" w:rsidP="00B20478">
      <w:pPr>
        <w:pStyle w:val="Bibliography"/>
        <w:spacing w:after="0" w:line="360" w:lineRule="auto"/>
      </w:pPr>
      <w:r w:rsidRPr="00FC73A3">
        <w:t>Gardner J.D., Organ C.L. 2021. Evolutionary sample size and consilience in phylogenetic comparative analysis. Systematic Biology. 70:1061–1075.</w:t>
      </w:r>
    </w:p>
    <w:p w14:paraId="44AAF3B8" w14:textId="77777777" w:rsidR="00FC73A3" w:rsidRPr="00FC73A3" w:rsidRDefault="00FC73A3" w:rsidP="00B20478">
      <w:pPr>
        <w:pStyle w:val="Bibliography"/>
        <w:spacing w:after="0" w:line="360" w:lineRule="auto"/>
      </w:pPr>
      <w:r w:rsidRPr="00FC73A3">
        <w:t xml:space="preserve">Gelman A., Carlin J.B., Stern H.S., Dunson D.B., </w:t>
      </w:r>
      <w:proofErr w:type="spellStart"/>
      <w:r w:rsidRPr="00FC73A3">
        <w:t>Vehtari</w:t>
      </w:r>
      <w:proofErr w:type="spellEnd"/>
      <w:r w:rsidRPr="00FC73A3">
        <w:t xml:space="preserve"> A., Rubin D.B. 2013. Bayesian Data Analysis. Boca Raton London New York: Chapman and Hall/CRC.</w:t>
      </w:r>
    </w:p>
    <w:p w14:paraId="6D54AA64" w14:textId="77777777" w:rsidR="00FC73A3" w:rsidRPr="00FC73A3" w:rsidRDefault="00FC73A3" w:rsidP="00B20478">
      <w:pPr>
        <w:pStyle w:val="Bibliography"/>
        <w:spacing w:after="0" w:line="360" w:lineRule="auto"/>
      </w:pPr>
      <w:r w:rsidRPr="00FC73A3">
        <w:t xml:space="preserve">Hastie T., </w:t>
      </w:r>
      <w:proofErr w:type="spellStart"/>
      <w:r w:rsidRPr="00FC73A3">
        <w:t>Tibshirani</w:t>
      </w:r>
      <w:proofErr w:type="spellEnd"/>
      <w:r w:rsidRPr="00FC73A3">
        <w:t xml:space="preserve"> R., Friedman J. 2009. The Elements of Statistical Learning: Data Mining, Inference, and Prediction, Second Edition. New York, NY: Springer.</w:t>
      </w:r>
    </w:p>
    <w:p w14:paraId="6419A248" w14:textId="77777777" w:rsidR="00FC73A3" w:rsidRPr="00FC73A3" w:rsidRDefault="00FC73A3" w:rsidP="00B20478">
      <w:pPr>
        <w:pStyle w:val="Bibliography"/>
        <w:spacing w:after="0" w:line="360" w:lineRule="auto"/>
      </w:pPr>
      <w:r w:rsidRPr="00FC73A3">
        <w:t xml:space="preserve">Hastie T.H., </w:t>
      </w:r>
      <w:proofErr w:type="spellStart"/>
      <w:r w:rsidRPr="00FC73A3">
        <w:t>Tibshirani</w:t>
      </w:r>
      <w:proofErr w:type="spellEnd"/>
      <w:r w:rsidRPr="00FC73A3">
        <w:t xml:space="preserve"> R., Wainwright M. 2015. Statistical Learning with Sparsity </w:t>
      </w:r>
      <w:proofErr w:type="gramStart"/>
      <w:r w:rsidRPr="00FC73A3">
        <w:t>The</w:t>
      </w:r>
      <w:proofErr w:type="gramEnd"/>
      <w:r w:rsidRPr="00FC73A3">
        <w:t xml:space="preserve"> Lasso and Generalizations</w:t>
      </w:r>
      <w:proofErr w:type="gramStart"/>
      <w:r w:rsidRPr="00FC73A3">
        <w:t>. .</w:t>
      </w:r>
      <w:proofErr w:type="gramEnd"/>
    </w:p>
    <w:p w14:paraId="467389D5" w14:textId="77777777" w:rsidR="00FC73A3" w:rsidRPr="00FC73A3" w:rsidRDefault="00FC73A3" w:rsidP="00B20478">
      <w:pPr>
        <w:pStyle w:val="Bibliography"/>
        <w:spacing w:after="0" w:line="360" w:lineRule="auto"/>
      </w:pPr>
      <w:r w:rsidRPr="00FC73A3">
        <w:t xml:space="preserve">Hoerl A.E., Kennard R.W. 1970. Ridge Regression: Biased Estimation for Nonorthogonal Problems. </w:t>
      </w:r>
      <w:proofErr w:type="spellStart"/>
      <w:r w:rsidRPr="00FC73A3">
        <w:t>Technometrics</w:t>
      </w:r>
      <w:proofErr w:type="spellEnd"/>
      <w:r w:rsidRPr="00FC73A3">
        <w:t>. 12:55–67.</w:t>
      </w:r>
    </w:p>
    <w:p w14:paraId="597B9CE0" w14:textId="77777777" w:rsidR="00FC73A3" w:rsidRPr="00FC73A3" w:rsidRDefault="00FC73A3" w:rsidP="00B20478">
      <w:pPr>
        <w:pStyle w:val="Bibliography"/>
        <w:spacing w:after="0" w:line="360" w:lineRule="auto"/>
      </w:pPr>
      <w:r w:rsidRPr="00FC73A3">
        <w:t>Hrdy S.B. 1979. Infanticide among animals: A review, classification, and examination of the implications for the reproductive strategies of females. Ethology and Sociobiology. 1:13–40.</w:t>
      </w:r>
    </w:p>
    <w:p w14:paraId="763E17CF" w14:textId="77777777" w:rsidR="00FC73A3" w:rsidRPr="00FC73A3" w:rsidRDefault="00FC73A3" w:rsidP="00B20478">
      <w:pPr>
        <w:pStyle w:val="Bibliography"/>
        <w:spacing w:after="0" w:line="360" w:lineRule="auto"/>
      </w:pPr>
      <w:r w:rsidRPr="00FC73A3">
        <w:t>Huelsenbeck J.P., Ronquist F., Nielsen R., Bollback J.P. 2001. Bayesian Inference of Phylogeny and Its Impact on Evolutionary Biology. Science. 294:2310–2314.</w:t>
      </w:r>
    </w:p>
    <w:p w14:paraId="4724699E" w14:textId="77777777" w:rsidR="00FC73A3" w:rsidRPr="00FC73A3" w:rsidRDefault="00FC73A3" w:rsidP="00B20478">
      <w:pPr>
        <w:pStyle w:val="Bibliography"/>
        <w:spacing w:after="0" w:line="360" w:lineRule="auto"/>
      </w:pPr>
      <w:proofErr w:type="spellStart"/>
      <w:r w:rsidRPr="00FC73A3">
        <w:t>Khabbazian</w:t>
      </w:r>
      <w:proofErr w:type="spellEnd"/>
      <w:r w:rsidRPr="00FC73A3">
        <w:t xml:space="preserve"> M., Kriebel R., Rohe K., </w:t>
      </w:r>
      <w:proofErr w:type="spellStart"/>
      <w:r w:rsidRPr="00FC73A3">
        <w:t>Ané</w:t>
      </w:r>
      <w:proofErr w:type="spellEnd"/>
      <w:r w:rsidRPr="00FC73A3">
        <w:t xml:space="preserve"> C. 2016. Fast and accurate detection of evolutionary shifts in Ornstein–</w:t>
      </w:r>
      <w:proofErr w:type="spellStart"/>
      <w:r w:rsidRPr="00FC73A3">
        <w:t>Uhlenbeck</w:t>
      </w:r>
      <w:proofErr w:type="spellEnd"/>
      <w:r w:rsidRPr="00FC73A3">
        <w:t xml:space="preserve"> models. Methods in Ecology and Evolution. 7:811–824.</w:t>
      </w:r>
    </w:p>
    <w:p w14:paraId="5AF4B12E" w14:textId="77777777" w:rsidR="00FC73A3" w:rsidRPr="00FC73A3" w:rsidRDefault="00FC73A3" w:rsidP="00B20478">
      <w:pPr>
        <w:pStyle w:val="Bibliography"/>
        <w:spacing w:after="0" w:line="360" w:lineRule="auto"/>
      </w:pPr>
      <w:r w:rsidRPr="00FC73A3">
        <w:t>Lemey P., Salemi M., Vandamme A.-M. 2009. The Phylogenetic Handbook: A Practical Approach to Phylogenetic Analysis and Hypothesis Testing. Cambridge: Cambridge University Press.</w:t>
      </w:r>
    </w:p>
    <w:p w14:paraId="783E294B" w14:textId="77777777" w:rsidR="00FC73A3" w:rsidRPr="00FC73A3" w:rsidRDefault="00FC73A3" w:rsidP="00B20478">
      <w:pPr>
        <w:pStyle w:val="Bibliography"/>
        <w:spacing w:after="0" w:line="360" w:lineRule="auto"/>
      </w:pPr>
      <w:r w:rsidRPr="00FC73A3">
        <w:t>Lewis P.O. 2001. A Likelihood Approach to Estimating Phylogeny from Discrete Morphological Character Data. Systematic Biology. 50:913–925.</w:t>
      </w:r>
    </w:p>
    <w:p w14:paraId="03C31E8E" w14:textId="77777777" w:rsidR="00FC73A3" w:rsidRPr="00FC73A3" w:rsidRDefault="00FC73A3" w:rsidP="00B20478">
      <w:pPr>
        <w:pStyle w:val="Bibliography"/>
        <w:spacing w:after="0" w:line="360" w:lineRule="auto"/>
      </w:pPr>
      <w:r w:rsidRPr="00FC73A3">
        <w:t xml:space="preserve">Maddison W.P., </w:t>
      </w:r>
      <w:proofErr w:type="spellStart"/>
      <w:r w:rsidRPr="00FC73A3">
        <w:t>FitzJohn</w:t>
      </w:r>
      <w:proofErr w:type="spellEnd"/>
      <w:r w:rsidRPr="00FC73A3">
        <w:t xml:space="preserve"> R.G. 2015. The unsolved challenge to phylogenetic correlation tests for categorical characters. Systematic biology. 64:127–136.</w:t>
      </w:r>
    </w:p>
    <w:p w14:paraId="6F77EE3F" w14:textId="77777777" w:rsidR="00FC73A3" w:rsidRPr="00FC73A3" w:rsidRDefault="00FC73A3" w:rsidP="00B20478">
      <w:pPr>
        <w:pStyle w:val="Bibliography"/>
        <w:spacing w:after="0" w:line="360" w:lineRule="auto"/>
      </w:pPr>
      <w:r w:rsidRPr="00FC73A3">
        <w:t>Maddison W.P., Midford P.E., Otto S.P. 2007. Estimating a Binary Character’s Effect on Speciation and Extinction. Systematic Biology. 56:701–710.</w:t>
      </w:r>
    </w:p>
    <w:p w14:paraId="66FBDDB9" w14:textId="77777777" w:rsidR="00FC73A3" w:rsidRPr="00FC73A3" w:rsidRDefault="00FC73A3" w:rsidP="00B20478">
      <w:pPr>
        <w:pStyle w:val="Bibliography"/>
        <w:spacing w:after="0" w:line="360" w:lineRule="auto"/>
      </w:pPr>
      <w:r w:rsidRPr="00FC73A3">
        <w:t>May M.R., Moore B.R. 2020. A Bayesian Approach for Inferring the Impact of a Discrete Character on Rates of Continuous-Character Evolution in the Presence of Background-Rate Variation. Systematic Biology. 69:530–544.</w:t>
      </w:r>
    </w:p>
    <w:p w14:paraId="6775DF31" w14:textId="77777777" w:rsidR="00FC73A3" w:rsidRPr="00FC73A3" w:rsidRDefault="00FC73A3" w:rsidP="00B20478">
      <w:pPr>
        <w:pStyle w:val="Bibliography"/>
        <w:spacing w:after="0" w:line="360" w:lineRule="auto"/>
      </w:pPr>
      <w:r w:rsidRPr="00FC73A3">
        <w:lastRenderedPageBreak/>
        <w:t>O’Meara B.C. 2012. Evolutionary Inferences from Phylogenies: A Review of Methods. Annual Review of Ecology, Evolution, and Systematics. 43:267–285.</w:t>
      </w:r>
    </w:p>
    <w:p w14:paraId="3000449A" w14:textId="77777777" w:rsidR="00FC73A3" w:rsidRPr="00FC73A3" w:rsidRDefault="00FC73A3" w:rsidP="00B20478">
      <w:pPr>
        <w:pStyle w:val="Bibliography"/>
        <w:spacing w:after="0" w:line="360" w:lineRule="auto"/>
      </w:pPr>
      <w:r w:rsidRPr="00FC73A3">
        <w:t>Pagel M. 1994. Detecting correlated evolution on phylogenies: a general method for the comparative analysis of discrete characters. Proceedings of the Royal Society of London. Series B: Biological Sciences. 255:37–45.</w:t>
      </w:r>
    </w:p>
    <w:p w14:paraId="15548DB5" w14:textId="77777777" w:rsidR="00FC73A3" w:rsidRPr="00FC73A3" w:rsidRDefault="00FC73A3" w:rsidP="00B20478">
      <w:pPr>
        <w:pStyle w:val="Bibliography"/>
        <w:spacing w:after="0" w:line="360" w:lineRule="auto"/>
      </w:pPr>
      <w:r w:rsidRPr="00FC73A3">
        <w:t>Pagel M. 1999. The Maximum Likelihood Approach to Reconstructing Ancestral Character States of Discrete Characters on Phylogenies. Systematic Biology. 48:612–622.</w:t>
      </w:r>
    </w:p>
    <w:p w14:paraId="67CD1059" w14:textId="77777777" w:rsidR="00FC73A3" w:rsidRPr="00FC73A3" w:rsidRDefault="00FC73A3" w:rsidP="00B20478">
      <w:pPr>
        <w:pStyle w:val="Bibliography"/>
        <w:spacing w:after="0" w:line="360" w:lineRule="auto"/>
      </w:pPr>
      <w:r w:rsidRPr="00FC73A3">
        <w:t>Pagel M., Meade A. 2006. Bayesian Analysis of Correlated Evolution of Discrete Characters by Reversible‐Jump Markov Chain Monte Carlo. The American Naturalist. 167:808–825.</w:t>
      </w:r>
    </w:p>
    <w:p w14:paraId="40F91DFE" w14:textId="77777777" w:rsidR="00FC73A3" w:rsidRPr="00FC73A3" w:rsidRDefault="00FC73A3" w:rsidP="00B20478">
      <w:pPr>
        <w:pStyle w:val="Bibliography"/>
        <w:spacing w:after="0" w:line="360" w:lineRule="auto"/>
      </w:pPr>
      <w:r w:rsidRPr="00FC73A3">
        <w:t>Rabosky D.L., Goldberg E.E. 2015. Model Inadequacy and Mistaken Inferences of Trait-Dependent Speciation. Systematic Biology. 64:340–355.</w:t>
      </w:r>
    </w:p>
    <w:p w14:paraId="30007630" w14:textId="77777777" w:rsidR="00FC73A3" w:rsidRPr="00FC73A3" w:rsidRDefault="00FC73A3" w:rsidP="00B20478">
      <w:pPr>
        <w:pStyle w:val="Bibliography"/>
        <w:spacing w:after="0" w:line="360" w:lineRule="auto"/>
      </w:pPr>
      <w:r w:rsidRPr="00FC73A3">
        <w:t>Rohlf F.J. 2001. Comparative Methods for the Analysis of Continuous Variables: Geometric Interpretations. Evolution. 55:2143–2160.</w:t>
      </w:r>
    </w:p>
    <w:p w14:paraId="1CC2CBE8" w14:textId="77777777" w:rsidR="00FC73A3" w:rsidRPr="00FC73A3" w:rsidRDefault="00FC73A3" w:rsidP="00B20478">
      <w:pPr>
        <w:pStyle w:val="Bibliography"/>
        <w:spacing w:after="0" w:line="360" w:lineRule="auto"/>
      </w:pPr>
      <w:r w:rsidRPr="00FC73A3">
        <w:t>Sanderson M.J. 2002. Estimating Absolute Rates of Molecular Evolution and Divergence Times: A Penalized Likelihood Approach. Molecular Biology and Evolution. 19:101–109.</w:t>
      </w:r>
    </w:p>
    <w:p w14:paraId="78154D28" w14:textId="77777777" w:rsidR="00FC73A3" w:rsidRPr="00FC73A3" w:rsidRDefault="00FC73A3" w:rsidP="00B20478">
      <w:pPr>
        <w:pStyle w:val="Bibliography"/>
        <w:spacing w:after="0" w:line="360" w:lineRule="auto"/>
      </w:pPr>
      <w:r w:rsidRPr="00FC73A3">
        <w:t>Sillen-Tullberg B., Moller A.P. 1993. The Relationship between Concealed Ovulation and Mating Systems in Anthropoid Primates: A Phylogenetic Analysis. The American Naturalist. 141:1–25.</w:t>
      </w:r>
    </w:p>
    <w:p w14:paraId="643DFB7A" w14:textId="77777777" w:rsidR="00FC73A3" w:rsidRPr="00FC73A3" w:rsidRDefault="00FC73A3" w:rsidP="00B20478">
      <w:pPr>
        <w:pStyle w:val="Bibliography"/>
        <w:spacing w:after="0" w:line="360" w:lineRule="auto"/>
      </w:pPr>
      <w:r w:rsidRPr="00FC73A3">
        <w:t>Skinner A., Lee M.S., Hutchinson M.N. 2008. Rapid and repeated limb loss in a clade of scincid lizards. BMC Evolutionary Biology. 8:310.</w:t>
      </w:r>
    </w:p>
    <w:p w14:paraId="38E57294" w14:textId="77777777" w:rsidR="00FC73A3" w:rsidRPr="00FC73A3" w:rsidRDefault="00FC73A3" w:rsidP="00B20478">
      <w:pPr>
        <w:pStyle w:val="Bibliography"/>
        <w:spacing w:after="0" w:line="360" w:lineRule="auto"/>
      </w:pPr>
      <w:r w:rsidRPr="00FC73A3">
        <w:t xml:space="preserve">Stadler T. 2019. </w:t>
      </w:r>
      <w:proofErr w:type="spellStart"/>
      <w:r w:rsidRPr="00FC73A3">
        <w:t>TreeSim</w:t>
      </w:r>
      <w:proofErr w:type="spellEnd"/>
      <w:r w:rsidRPr="00FC73A3">
        <w:t>: Simulating Phylogenetic Trees</w:t>
      </w:r>
      <w:proofErr w:type="gramStart"/>
      <w:r w:rsidRPr="00FC73A3">
        <w:t>. .</w:t>
      </w:r>
      <w:proofErr w:type="gramEnd"/>
    </w:p>
    <w:p w14:paraId="556969E3" w14:textId="77777777" w:rsidR="00FC73A3" w:rsidRPr="00FC73A3" w:rsidRDefault="00FC73A3" w:rsidP="00B20478">
      <w:pPr>
        <w:pStyle w:val="Bibliography"/>
        <w:spacing w:after="0" w:line="360" w:lineRule="auto"/>
      </w:pPr>
      <w:proofErr w:type="spellStart"/>
      <w:r w:rsidRPr="00FC73A3">
        <w:t>Tibshirani</w:t>
      </w:r>
      <w:proofErr w:type="spellEnd"/>
      <w:r w:rsidRPr="00FC73A3">
        <w:t xml:space="preserve"> R. 1996. Regression shrinkage and selection via the lasso. Journal of the Royal Statistical Society Series B: Statistical Methodology. 58:267–288.</w:t>
      </w:r>
    </w:p>
    <w:p w14:paraId="4810064D" w14:textId="77777777" w:rsidR="00FC73A3" w:rsidRPr="00FC73A3" w:rsidRDefault="00FC73A3" w:rsidP="00B20478">
      <w:pPr>
        <w:pStyle w:val="Bibliography"/>
        <w:spacing w:after="0" w:line="360" w:lineRule="auto"/>
      </w:pPr>
      <w:r w:rsidRPr="00FC73A3">
        <w:t xml:space="preserve">Title P.O., </w:t>
      </w:r>
      <w:proofErr w:type="spellStart"/>
      <w:r w:rsidRPr="00FC73A3">
        <w:t>Rabosky</w:t>
      </w:r>
      <w:proofErr w:type="spellEnd"/>
      <w:r w:rsidRPr="00FC73A3">
        <w:t xml:space="preserve"> D.L. 2019. Tip rates, phylogenies and diversification: What are we estimating, and how good are the estimates? Methods in Ecology and Evolution. 10:821–834.</w:t>
      </w:r>
    </w:p>
    <w:p w14:paraId="29CE93D6" w14:textId="77777777" w:rsidR="00FC73A3" w:rsidRPr="00FC73A3" w:rsidRDefault="00FC73A3" w:rsidP="00B20478">
      <w:pPr>
        <w:pStyle w:val="Bibliography"/>
        <w:spacing w:after="0" w:line="360" w:lineRule="auto"/>
      </w:pPr>
      <w:r w:rsidRPr="00FC73A3">
        <w:t>Vasconcelos T., O’Meara B.C., Beaulieu J.M. 2022. A flexible method for estimating tip diversification rates across a range of speciation and extinction scenarios. Evolution. 76:1420–1433.</w:t>
      </w:r>
    </w:p>
    <w:p w14:paraId="750A46BD" w14:textId="77777777" w:rsidR="00FC73A3" w:rsidRPr="00FC73A3" w:rsidRDefault="00FC73A3" w:rsidP="00B20478">
      <w:pPr>
        <w:pStyle w:val="Bibliography"/>
        <w:spacing w:after="0" w:line="360" w:lineRule="auto"/>
      </w:pPr>
      <w:r w:rsidRPr="00FC73A3">
        <w:t>Zhou Y., Gao M., Chen Y., Shi X. 2024. Adaptive Penalized Likelihood method for Markov Chains</w:t>
      </w:r>
      <w:proofErr w:type="gramStart"/>
      <w:r w:rsidRPr="00FC73A3">
        <w:t>. .</w:t>
      </w:r>
      <w:proofErr w:type="gramEnd"/>
    </w:p>
    <w:p w14:paraId="59A9FE36" w14:textId="67F5508D" w:rsidR="00EB0295" w:rsidRPr="00990AA7" w:rsidRDefault="00FC73A3" w:rsidP="00B20478">
      <w:pPr>
        <w:pStyle w:val="BodyText"/>
        <w:spacing w:after="0" w:line="360" w:lineRule="auto"/>
        <w:rPr>
          <w:rFonts w:ascii="Times New Roman" w:eastAsia="Times New Roman" w:hAnsi="Times New Roman" w:cs="Times New Roman"/>
          <w:b/>
          <w:bCs/>
        </w:rPr>
      </w:pPr>
      <w:r>
        <w:fldChar w:fldCharType="end"/>
      </w:r>
      <w:r w:rsidRPr="00990AA7">
        <w:br w:type="page"/>
      </w:r>
    </w:p>
    <w:p w14:paraId="05A76304" w14:textId="13815F67" w:rsidR="00EB0295" w:rsidRPr="00990AA7" w:rsidRDefault="008A7484" w:rsidP="00B20478">
      <w:pPr>
        <w:pStyle w:val="BodyText"/>
        <w:spacing w:after="0" w:line="360" w:lineRule="auto"/>
        <w:rPr>
          <w:rFonts w:ascii="Times New Roman" w:eastAsia="Times New Roman" w:hAnsi="Times New Roman" w:cs="Times New Roman"/>
          <w:b/>
          <w:bCs/>
        </w:rPr>
      </w:pPr>
      <w:del w:id="1278" w:author="Boyko, James" w:date="2025-06-16T17:13:00Z" w16du:dateUtc="2025-06-16T20:13:00Z">
        <w:r w:rsidRPr="00990AA7" w:rsidDel="00E92A03">
          <w:rPr>
            <w:rFonts w:ascii="Times New Roman" w:eastAsia="Times New Roman" w:hAnsi="Times New Roman" w:cs="Times New Roman"/>
            <w:b/>
            <w:bCs/>
          </w:rPr>
          <w:lastRenderedPageBreak/>
          <w:delText>Supp</w:delText>
        </w:r>
      </w:del>
      <w:ins w:id="1279" w:author="Boyko, James" w:date="2025-06-16T17:13:00Z" w16du:dateUtc="2025-06-16T20:13:00Z">
        <w:r w:rsidR="00E92A03">
          <w:rPr>
            <w:rFonts w:ascii="Times New Roman" w:eastAsia="Times New Roman" w:hAnsi="Times New Roman" w:cs="Times New Roman"/>
            <w:b/>
            <w:bCs/>
          </w:rPr>
          <w:t xml:space="preserve">Supplemental </w:t>
        </w:r>
        <w:r w:rsidR="00287662">
          <w:rPr>
            <w:rFonts w:ascii="Times New Roman" w:eastAsia="Times New Roman" w:hAnsi="Times New Roman" w:cs="Times New Roman"/>
            <w:b/>
            <w:bCs/>
          </w:rPr>
          <w:t>Materials</w:t>
        </w:r>
      </w:ins>
      <w:del w:id="1280" w:author="Boyko, James" w:date="2025-06-16T17:13:00Z" w16du:dateUtc="2025-06-16T20:13:00Z">
        <w:r w:rsidRPr="00990AA7" w:rsidDel="00287662">
          <w:rPr>
            <w:rFonts w:ascii="Times New Roman" w:eastAsia="Times New Roman" w:hAnsi="Times New Roman" w:cs="Times New Roman"/>
            <w:b/>
            <w:bCs/>
          </w:rPr>
          <w:delText xml:space="preserve"> Figures</w:delText>
        </w:r>
      </w:del>
    </w:p>
    <w:p w14:paraId="7D1BF3D1"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0EC425C6" w14:textId="77777777" w:rsidR="00ED0ED0" w:rsidRPr="00990AA7" w:rsidRDefault="00ED0ED0" w:rsidP="00B20478">
      <w:pPr>
        <w:pStyle w:val="BodyText"/>
        <w:keepNext/>
        <w:spacing w:after="0" w:line="360" w:lineRule="auto"/>
      </w:pPr>
      <w:r w:rsidRPr="00990AA7">
        <w:rPr>
          <w:noProof/>
        </w:rPr>
        <w:drawing>
          <wp:inline distT="0" distB="0" distL="0" distR="0" wp14:anchorId="231DF4D5" wp14:editId="47DD8D79">
            <wp:extent cx="5100320" cy="5182870"/>
            <wp:effectExtent l="0" t="0" r="0" b="0"/>
            <wp:docPr id="7" name="Image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graph&#10;&#10;Description automatically generated"/>
                    <pic:cNvPicPr>
                      <a:picLocks noChangeAspect="1" noChangeArrowheads="1"/>
                    </pic:cNvPicPr>
                  </pic:nvPicPr>
                  <pic:blipFill>
                    <a:blip r:embed="rId14"/>
                    <a:stretch>
                      <a:fillRect/>
                    </a:stretch>
                  </pic:blipFill>
                  <pic:spPr bwMode="auto">
                    <a:xfrm>
                      <a:off x="0" y="0"/>
                      <a:ext cx="5100320" cy="5182870"/>
                    </a:xfrm>
                    <a:prstGeom prst="rect">
                      <a:avLst/>
                    </a:prstGeom>
                  </pic:spPr>
                </pic:pic>
              </a:graphicData>
            </a:graphic>
          </wp:inline>
        </w:drawing>
      </w:r>
    </w:p>
    <w:p w14:paraId="09AAC8EA" w14:textId="2EEA3F82" w:rsidR="00ED0ED0" w:rsidRPr="00990AA7" w:rsidRDefault="00ED0ED0" w:rsidP="00B20478">
      <w:pPr>
        <w:pStyle w:val="Caption"/>
        <w:spacing w:before="0" w:after="0" w:line="360" w:lineRule="auto"/>
      </w:pPr>
      <w:r w:rsidRPr="00990AA7">
        <w:t>Figure S</w:t>
      </w:r>
      <w:del w:id="1281" w:author="Boyko, James" w:date="2025-06-16T17:11:00Z" w16du:dateUtc="2025-06-16T20:11:00Z">
        <w:r w:rsidRPr="00990AA7" w:rsidDel="0032465C">
          <w:delText xml:space="preserve"> </w:delText>
        </w:r>
      </w:del>
      <w:fldSimple w:instr=" SEQ Figure_S \* ARABIC ">
        <w:r w:rsidR="00935B64" w:rsidRPr="00990AA7">
          <w:rPr>
            <w:noProof/>
          </w:rPr>
          <w:t>1</w:t>
        </w:r>
      </w:fldSimple>
      <w:r w:rsidRPr="00990AA7">
        <w:t xml:space="preserve"> – divergence of ancestral state as a function of node age. </w:t>
      </w:r>
      <w:r w:rsidR="003125B3" w:rsidRPr="00990AA7">
        <w:t xml:space="preserve">Solid lines are the average estimate for all </w:t>
      </w:r>
      <w:r w:rsidR="00725D49" w:rsidRPr="00990AA7">
        <w:t>simulations and each dot represents one node</w:t>
      </w:r>
      <w:r w:rsidR="003125B3" w:rsidRPr="00990AA7">
        <w:t xml:space="preserve">. </w:t>
      </w:r>
    </w:p>
    <w:p w14:paraId="10127367"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34BB29C3" w14:textId="77777777" w:rsidR="00081E5B" w:rsidRPr="00990AA7" w:rsidRDefault="00081E5B" w:rsidP="00081E5B">
      <w:pPr>
        <w:pStyle w:val="BodyText"/>
        <w:keepNext/>
        <w:spacing w:after="0" w:line="360" w:lineRule="auto"/>
        <w:rPr>
          <w:moveTo w:id="1282" w:author="Boyko, James" w:date="2025-06-18T14:01:00Z" w16du:dateUtc="2025-06-18T17:01:00Z"/>
        </w:rPr>
      </w:pPr>
      <w:moveToRangeStart w:id="1283" w:author="Boyko, James" w:date="2025-06-18T14:01:00Z" w:name="move201147695"/>
      <w:moveTo w:id="1284" w:author="Boyko, James" w:date="2025-06-18T14:01:00Z" w16du:dateUtc="2025-06-18T17:01:00Z">
        <w:r w:rsidRPr="00990AA7">
          <w:rPr>
            <w:noProof/>
          </w:rPr>
          <w:lastRenderedPageBreak/>
          <w:drawing>
            <wp:inline distT="0" distB="0" distL="0" distR="0" wp14:anchorId="634260A8" wp14:editId="0482FF27">
              <wp:extent cx="5181600" cy="4864100"/>
              <wp:effectExtent l="0" t="0" r="0" b="0"/>
              <wp:docPr id="2064899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To>
    </w:p>
    <w:p w14:paraId="0B3DF73C" w14:textId="4C46E24A" w:rsidR="00081E5B" w:rsidRPr="00FC163D" w:rsidRDefault="00081E5B" w:rsidP="00081E5B">
      <w:pPr>
        <w:pStyle w:val="Caption"/>
        <w:spacing w:before="0" w:after="0"/>
        <w:rPr>
          <w:moveTo w:id="1285" w:author="Boyko, James" w:date="2025-06-18T14:01:00Z" w16du:dateUtc="2025-06-18T17:01:00Z"/>
        </w:rPr>
      </w:pPr>
      <w:moveTo w:id="1286" w:author="Boyko, James" w:date="2025-06-18T14:01:00Z" w16du:dateUtc="2025-06-18T17:01:00Z">
        <w:r w:rsidRPr="00990AA7">
          <w:t xml:space="preserve">Figure </w:t>
        </w:r>
        <w:del w:id="1287" w:author="Boyko, James" w:date="2025-06-18T14:09:00Z" w16du:dateUtc="2025-06-18T17:09:00Z">
          <w:r w:rsidDel="00FD7C50">
            <w:fldChar w:fldCharType="begin"/>
          </w:r>
          <w:r w:rsidDel="00FD7C50">
            <w:delInstrText xml:space="preserve"> SEQ Figure \* ARABIC </w:delInstrText>
          </w:r>
          <w:r w:rsidDel="00FD7C50">
            <w:fldChar w:fldCharType="separate"/>
          </w:r>
          <w:r w:rsidDel="00FD7C50">
            <w:rPr>
              <w:noProof/>
            </w:rPr>
            <w:delText>5</w:delText>
          </w:r>
          <w:r w:rsidDel="00FD7C50">
            <w:rPr>
              <w:noProof/>
            </w:rPr>
            <w:fldChar w:fldCharType="end"/>
          </w:r>
        </w:del>
      </w:moveTo>
      <w:ins w:id="1288" w:author="Boyko, James" w:date="2025-06-18T14:09:00Z" w16du:dateUtc="2025-06-18T17:09:00Z">
        <w:r w:rsidR="00FD7C50">
          <w:t>S2</w:t>
        </w:r>
      </w:ins>
      <w:moveTo w:id="1289" w:author="Boyko, James" w:date="2025-06-18T14:01:00Z" w16du:dateUtc="2025-06-18T17:01:00Z">
        <w:r w:rsidRPr="00990AA7">
          <w:t xml:space="preserve"> - Comparison of likelihood profiles and model structures for transition rates under the dredge model (a, c) and the standard </w:t>
        </w:r>
        <w:proofErr w:type="spellStart"/>
        <w:r w:rsidRPr="00990AA7">
          <w:t>corHMM</w:t>
        </w:r>
        <w:proofErr w:type="spellEnd"/>
        <w:r w:rsidRPr="00990AA7">
          <w:t xml:space="preserve">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w:t>
        </w:r>
        <w:proofErr w:type="spellStart"/>
        <w:r w:rsidRPr="00990AA7">
          <w:t>corHMM</w:t>
        </w:r>
        <w:proofErr w:type="spellEnd"/>
        <w:r w:rsidRPr="00990AA7">
          <w:t xml:space="preserve"> model's highest transition rate of 0.185 transitions/MY for the same scenario. Similarly, the dredge model estimated a low transition rate (0.014 transitions/MY) for concealed ovulation to estrus advertisement under multimale mating, while the </w:t>
        </w:r>
        <w:proofErr w:type="spellStart"/>
        <w:r w:rsidRPr="00990AA7">
          <w:t>corHMM</w:t>
        </w:r>
        <w:proofErr w:type="spellEnd"/>
        <w:r w:rsidRPr="00990AA7">
          <w:t xml:space="preserve"> model inferred no transitions. Despite regularization downwardly biasing rate estimates, overall rate magnitudes were consistent across models, with improved parameter behavior under the dredge framework.</w:t>
        </w:r>
      </w:moveTo>
    </w:p>
    <w:moveToRangeEnd w:id="1283"/>
    <w:p w14:paraId="0ED85E32" w14:textId="678A1BAE" w:rsidR="00935B64" w:rsidRPr="00990AA7" w:rsidDel="00081E5B" w:rsidRDefault="00935B64" w:rsidP="00B20478">
      <w:pPr>
        <w:pStyle w:val="BodyText"/>
        <w:keepNext/>
        <w:spacing w:after="0" w:line="360" w:lineRule="auto"/>
        <w:rPr>
          <w:del w:id="1290" w:author="Boyko, James" w:date="2025-06-18T14:01:00Z" w16du:dateUtc="2025-06-18T17:01:00Z"/>
        </w:rPr>
      </w:pPr>
      <w:del w:id="1291" w:author="Boyko, James" w:date="2025-06-18T14:01:00Z" w16du:dateUtc="2025-06-18T17:01:00Z">
        <w:r w:rsidRPr="00990AA7" w:rsidDel="00081E5B">
          <w:rPr>
            <w:b/>
            <w:bCs/>
            <w:noProof/>
          </w:rPr>
          <w:drawing>
            <wp:inline distT="0" distB="0" distL="0" distR="0" wp14:anchorId="527E25F2" wp14:editId="20489612">
              <wp:extent cx="6332220" cy="6332220"/>
              <wp:effectExtent l="0" t="0" r="0" b="0"/>
              <wp:docPr id="1250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85" name="Picture 125074685"/>
                      <pic:cNvPicPr/>
                    </pic:nvPicPr>
                    <pic:blipFill>
                      <a:blip r:embed="rId15"/>
                      <a:stretch>
                        <a:fillRect/>
                      </a:stretch>
                    </pic:blipFill>
                    <pic:spPr>
                      <a:xfrm>
                        <a:off x="0" y="0"/>
                        <a:ext cx="6332220" cy="6332220"/>
                      </a:xfrm>
                      <a:prstGeom prst="rect">
                        <a:avLst/>
                      </a:prstGeom>
                    </pic:spPr>
                  </pic:pic>
                </a:graphicData>
              </a:graphic>
            </wp:inline>
          </w:drawing>
        </w:r>
      </w:del>
    </w:p>
    <w:p w14:paraId="7D0C4BE7" w14:textId="6B7037AD" w:rsidR="0032465C" w:rsidRDefault="00935B64">
      <w:pPr>
        <w:rPr>
          <w:ins w:id="1292" w:author="Boyko, James" w:date="2025-06-16T17:11:00Z" w16du:dateUtc="2025-06-16T20:11:00Z"/>
          <w:i/>
          <w:iCs/>
        </w:rPr>
      </w:pPr>
      <w:del w:id="1293" w:author="Boyko, James" w:date="2025-06-18T14:01:00Z" w16du:dateUtc="2025-06-18T17:01:00Z">
        <w:r w:rsidRPr="00990AA7" w:rsidDel="00081E5B">
          <w:delText>Figure S</w:delText>
        </w:r>
      </w:del>
      <w:del w:id="1294" w:author="Boyko, James" w:date="2025-06-16T17:11:00Z" w16du:dateUtc="2025-06-16T20:11:00Z">
        <w:r w:rsidRPr="00990AA7" w:rsidDel="0032465C">
          <w:delText xml:space="preserve"> </w:delText>
        </w:r>
      </w:del>
      <w:del w:id="1295" w:author="Boyko, James" w:date="2025-06-18T14:01:00Z" w16du:dateUtc="2025-06-18T17:01:00Z">
        <w:r w:rsidDel="00081E5B">
          <w:fldChar w:fldCharType="begin"/>
        </w:r>
        <w:r w:rsidDel="00081E5B">
          <w:delInstrText xml:space="preserve"> SEQ Figure_S \* ARABIC </w:delInstrText>
        </w:r>
        <w:r w:rsidDel="00081E5B">
          <w:fldChar w:fldCharType="separate"/>
        </w:r>
        <w:r w:rsidRPr="00990AA7" w:rsidDel="00081E5B">
          <w:rPr>
            <w:noProof/>
          </w:rPr>
          <w:delText>2</w:delText>
        </w:r>
        <w:r w:rsidDel="00081E5B">
          <w:rPr>
            <w:noProof/>
          </w:rPr>
          <w:fldChar w:fldCharType="end"/>
        </w:r>
        <w:r w:rsidRPr="00990AA7" w:rsidDel="00081E5B">
          <w:delText xml:space="preserve"> - left is 95% confidence interval rate choice </w:delText>
        </w:r>
        <w:r w:rsidR="00FA1068" w:rsidRPr="00990AA7" w:rsidDel="00081E5B">
          <w:delText xml:space="preserve">(high rates, but from within 95% confidence interval) </w:delText>
        </w:r>
        <w:r w:rsidRPr="00990AA7" w:rsidDel="00081E5B">
          <w:delText>and right is the standard corhmm fit.</w:delText>
        </w:r>
      </w:del>
      <w:ins w:id="1296" w:author="Boyko, James" w:date="2025-06-16T17:11:00Z" w16du:dateUtc="2025-06-16T20:11:00Z">
        <w:r w:rsidR="0032465C">
          <w:br w:type="page"/>
        </w:r>
      </w:ins>
    </w:p>
    <w:p w14:paraId="1456DCC0" w14:textId="71385135" w:rsidR="0032465C" w:rsidRDefault="0032465C" w:rsidP="00B20478">
      <w:pPr>
        <w:pStyle w:val="Caption"/>
        <w:spacing w:before="0" w:after="0" w:line="360" w:lineRule="auto"/>
        <w:rPr>
          <w:ins w:id="1297" w:author="Boyko, James" w:date="2025-06-16T17:11:00Z" w16du:dateUtc="2025-06-16T20:11:00Z"/>
          <w:rFonts w:ascii="Times New Roman" w:eastAsia="Times New Roman" w:hAnsi="Times New Roman" w:cs="Times New Roman"/>
          <w:b/>
          <w:bCs/>
        </w:rPr>
      </w:pPr>
      <w:ins w:id="1298" w:author="Boyko, James" w:date="2025-06-16T17:11:00Z" w16du:dateUtc="2025-06-16T20:11:00Z">
        <w:r>
          <w:rPr>
            <w:rFonts w:ascii="Times New Roman" w:eastAsia="Times New Roman" w:hAnsi="Times New Roman" w:cs="Times New Roman"/>
            <w:b/>
            <w:bCs/>
          </w:rPr>
          <w:lastRenderedPageBreak/>
          <w:t>Pseudocode for simulated annealing search</w:t>
        </w:r>
      </w:ins>
    </w:p>
    <w:p w14:paraId="2796581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299" w:author="Boyko, James" w:date="2025-06-16T17:11:00Z" w16du:dateUtc="2025-06-16T20:11:00Z"/>
          <w:rFonts w:ascii="Courier New" w:hAnsi="Courier New" w:cs="Courier New"/>
          <w:color w:val="1A1C1E"/>
          <w:sz w:val="20"/>
          <w:szCs w:val="20"/>
        </w:rPr>
      </w:pPr>
      <w:ins w:id="1300" w:author="Boyko, James" w:date="2025-06-16T17:11:00Z" w16du:dateUtc="2025-06-16T20:11:00Z">
        <w:r w:rsidRPr="0032465C">
          <w:rPr>
            <w:rFonts w:ascii="Courier New" w:hAnsi="Courier New" w:cs="Courier New"/>
            <w:color w:val="1A1C1E"/>
            <w:sz w:val="20"/>
            <w:szCs w:val="20"/>
          </w:rPr>
          <w:t xml:space="preserve">FUNCTION </w:t>
        </w:r>
        <w:proofErr w:type="gramStart"/>
        <w:r w:rsidRPr="0032465C">
          <w:rPr>
            <w:rFonts w:ascii="Courier New" w:hAnsi="Courier New" w:cs="Courier New"/>
            <w:color w:val="1A1C1E"/>
            <w:sz w:val="20"/>
            <w:szCs w:val="20"/>
          </w:rPr>
          <w:t>SimulatedAnnealingSearch(</w:t>
        </w:r>
        <w:proofErr w:type="gramEnd"/>
        <w:r w:rsidRPr="0032465C">
          <w:rPr>
            <w:rFonts w:ascii="Courier New" w:hAnsi="Courier New" w:cs="Courier New"/>
            <w:color w:val="1A1C1E"/>
            <w:sz w:val="20"/>
            <w:szCs w:val="20"/>
          </w:rPr>
          <w:t xml:space="preserve">data, phylogeny,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rate_cat</w:t>
        </w:r>
        <w:proofErr w:type="spellEnd"/>
        <w:r w:rsidRPr="0032465C">
          <w:rPr>
            <w:rFonts w:ascii="Courier New" w:hAnsi="Courier New" w:cs="Courier New"/>
            <w:color w:val="1A1C1E"/>
            <w:sz w:val="20"/>
            <w:szCs w:val="20"/>
          </w:rPr>
          <w:t>, params):</w:t>
        </w:r>
      </w:ins>
    </w:p>
    <w:p w14:paraId="4DBDF78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01" w:author="Boyko, James" w:date="2025-06-16T17:11:00Z" w16du:dateUtc="2025-06-16T20:11:00Z"/>
          <w:rFonts w:ascii="Courier New" w:hAnsi="Courier New" w:cs="Courier New"/>
          <w:color w:val="1A1C1E"/>
          <w:sz w:val="20"/>
          <w:szCs w:val="20"/>
        </w:rPr>
      </w:pPr>
      <w:ins w:id="130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SA Initialization</w:t>
        </w:r>
      </w:ins>
    </w:p>
    <w:p w14:paraId="0BCE682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03" w:author="Boyko, James" w:date="2025-06-16T17:11:00Z" w16du:dateUtc="2025-06-16T20:11:00Z"/>
          <w:rFonts w:ascii="Courier New" w:hAnsi="Courier New" w:cs="Courier New"/>
          <w:color w:val="1A1C1E"/>
          <w:sz w:val="20"/>
          <w:szCs w:val="20"/>
        </w:rPr>
      </w:pPr>
      <w:ins w:id="1304" w:author="Boyko, James" w:date="2025-06-16T17:11:00Z" w16du:dateUtc="2025-06-16T20:11:00Z">
        <w:r w:rsidRPr="0032465C">
          <w:rPr>
            <w:rFonts w:ascii="Courier New" w:hAnsi="Courier New" w:cs="Courier New"/>
            <w:color w:val="1A1C1E"/>
            <w:sz w:val="20"/>
            <w:szCs w:val="20"/>
          </w:rPr>
          <w:t xml:space="preserve">  FIT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to get </w:t>
        </w:r>
        <w:proofErr w:type="spellStart"/>
        <w:r w:rsidRPr="0032465C">
          <w:rPr>
            <w:rFonts w:ascii="Courier New" w:hAnsi="Courier New" w:cs="Courier New"/>
            <w:color w:val="1A1C1E"/>
            <w:sz w:val="20"/>
            <w:szCs w:val="20"/>
          </w:rPr>
          <w:t>initial_fit</w:t>
        </w:r>
        <w:proofErr w:type="spellEnd"/>
        <w:r w:rsidRPr="0032465C">
          <w:rPr>
            <w:rFonts w:ascii="Courier New" w:hAnsi="Courier New" w:cs="Courier New"/>
            <w:color w:val="1A1C1E"/>
            <w:sz w:val="20"/>
            <w:szCs w:val="20"/>
          </w:rPr>
          <w:t xml:space="preserve"> and </w:t>
        </w:r>
        <w:proofErr w:type="spellStart"/>
        <w:r w:rsidRPr="0032465C">
          <w:rPr>
            <w:rFonts w:ascii="Courier New" w:hAnsi="Courier New" w:cs="Courier New"/>
            <w:color w:val="1A1C1E"/>
            <w:sz w:val="20"/>
            <w:szCs w:val="20"/>
          </w:rPr>
          <w:t>initial_score</w:t>
        </w:r>
        <w:proofErr w:type="spellEnd"/>
      </w:ins>
    </w:p>
    <w:p w14:paraId="087DD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05" w:author="Boyko, James" w:date="2025-06-16T17:11:00Z" w16du:dateUtc="2025-06-16T20:11:00Z"/>
          <w:rFonts w:ascii="Courier New" w:hAnsi="Courier New" w:cs="Courier New"/>
          <w:color w:val="1A1C1E"/>
          <w:sz w:val="20"/>
          <w:szCs w:val="20"/>
        </w:rPr>
      </w:pPr>
      <w:ins w:id="1306"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initial_fit</w:t>
        </w:r>
        <w:proofErr w:type="spellEnd"/>
      </w:ins>
    </w:p>
    <w:p w14:paraId="5F6D212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07" w:author="Boyko, James" w:date="2025-06-16T17:11:00Z" w16du:dateUtc="2025-06-16T20:11:00Z"/>
          <w:rFonts w:ascii="Courier New" w:hAnsi="Courier New" w:cs="Courier New"/>
          <w:color w:val="1A1C1E"/>
          <w:sz w:val="20"/>
          <w:szCs w:val="20"/>
        </w:rPr>
      </w:pPr>
      <w:ins w:id="1308"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initial_score</w:t>
        </w:r>
        <w:proofErr w:type="spellEnd"/>
      </w:ins>
    </w:p>
    <w:p w14:paraId="789D770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09" w:author="Boyko, James" w:date="2025-06-16T17:11:00Z" w16du:dateUtc="2025-06-16T20:11:00Z"/>
          <w:rFonts w:ascii="Courier New" w:hAnsi="Courier New" w:cs="Courier New"/>
          <w:color w:val="1A1C1E"/>
          <w:sz w:val="20"/>
          <w:szCs w:val="20"/>
        </w:rPr>
      </w:pPr>
      <w:ins w:id="1310"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4BEC72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11" w:author="Boyko, James" w:date="2025-06-16T17:11:00Z" w16du:dateUtc="2025-06-16T20:11:00Z"/>
          <w:rFonts w:ascii="Courier New" w:hAnsi="Courier New" w:cs="Courier New"/>
          <w:color w:val="1A1C1E"/>
          <w:sz w:val="20"/>
          <w:szCs w:val="20"/>
        </w:rPr>
      </w:pPr>
      <w:ins w:id="1312"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8DE733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13" w:author="Boyko, James" w:date="2025-06-16T17:11:00Z" w16du:dateUtc="2025-06-16T20:11:00Z"/>
          <w:rFonts w:ascii="Courier New" w:hAnsi="Courier New" w:cs="Courier New"/>
          <w:color w:val="1A1C1E"/>
          <w:sz w:val="20"/>
          <w:szCs w:val="20"/>
        </w:rPr>
      </w:pPr>
      <w:ins w:id="1314" w:author="Boyko, James" w:date="2025-06-16T17:11:00Z" w16du:dateUtc="2025-06-16T20:11:00Z">
        <w:r w:rsidRPr="0032465C">
          <w:rPr>
            <w:rFonts w:ascii="Courier New" w:hAnsi="Courier New" w:cs="Courier New"/>
            <w:color w:val="1A1C1E"/>
            <w:sz w:val="20"/>
            <w:szCs w:val="20"/>
          </w:rPr>
          <w:t xml:space="preserve">  CREATE list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initial_fit</w:t>
        </w:r>
        <w:proofErr w:type="spellEnd"/>
      </w:ins>
    </w:p>
    <w:p w14:paraId="18F60F0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15" w:author="Boyko, James" w:date="2025-06-16T17:11:00Z" w16du:dateUtc="2025-06-16T20:11:00Z"/>
          <w:rFonts w:ascii="Courier New" w:hAnsi="Courier New" w:cs="Courier New"/>
          <w:color w:val="1A1C1E"/>
          <w:sz w:val="20"/>
          <w:szCs w:val="20"/>
        </w:rPr>
      </w:pPr>
      <w:ins w:id="1316"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proofErr w:type="gramStart"/>
        <w:r w:rsidRPr="0032465C">
          <w:rPr>
            <w:rFonts w:ascii="Courier New" w:hAnsi="Courier New" w:cs="Courier New"/>
            <w:color w:val="1A1C1E"/>
            <w:sz w:val="20"/>
            <w:szCs w:val="20"/>
          </w:rPr>
          <w:t>params.initial</w:t>
        </w:r>
        <w:proofErr w:type="gramEnd"/>
        <w:r w:rsidRPr="0032465C">
          <w:rPr>
            <w:rFonts w:ascii="Courier New" w:hAnsi="Courier New" w:cs="Courier New"/>
            <w:color w:val="1A1C1E"/>
            <w:sz w:val="20"/>
            <w:szCs w:val="20"/>
          </w:rPr>
          <w:t>_temp</w:t>
        </w:r>
        <w:proofErr w:type="spellEnd"/>
      </w:ins>
    </w:p>
    <w:p w14:paraId="32ABF69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17" w:author="Boyko, James" w:date="2025-06-16T17:11:00Z" w16du:dateUtc="2025-06-16T20:11:00Z"/>
          <w:rFonts w:ascii="Courier New" w:hAnsi="Courier New" w:cs="Courier New"/>
          <w:color w:val="1A1C1E"/>
          <w:sz w:val="20"/>
          <w:szCs w:val="20"/>
        </w:rPr>
      </w:pPr>
      <w:ins w:id="1318"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0A1F8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19" w:author="Boyko, James" w:date="2025-06-16T17:11:00Z" w16du:dateUtc="2025-06-16T20:11:00Z"/>
          <w:rFonts w:ascii="Courier New" w:hAnsi="Courier New" w:cs="Courier New"/>
          <w:color w:val="1A1C1E"/>
          <w:sz w:val="20"/>
          <w:szCs w:val="20"/>
        </w:rPr>
      </w:pPr>
    </w:p>
    <w:p w14:paraId="7688E36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20" w:author="Boyko, James" w:date="2025-06-16T17:11:00Z" w16du:dateUtc="2025-06-16T20:11:00Z"/>
          <w:rFonts w:ascii="Courier New" w:hAnsi="Courier New" w:cs="Courier New"/>
          <w:color w:val="1A1C1E"/>
          <w:sz w:val="20"/>
          <w:szCs w:val="20"/>
        </w:rPr>
      </w:pPr>
      <w:ins w:id="1321"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Main SA iterative loop</w:t>
        </w:r>
      </w:ins>
    </w:p>
    <w:p w14:paraId="7C89D3E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22" w:author="Boyko, James" w:date="2025-06-16T17:11:00Z" w16du:dateUtc="2025-06-16T20:11:00Z"/>
          <w:rFonts w:ascii="Courier New" w:hAnsi="Courier New" w:cs="Courier New"/>
          <w:color w:val="1A1C1E"/>
          <w:sz w:val="20"/>
          <w:szCs w:val="20"/>
        </w:rPr>
      </w:pPr>
      <w:ins w:id="1323" w:author="Boyko, James" w:date="2025-06-16T17:11:00Z" w16du:dateUtc="2025-06-16T20:11:00Z">
        <w:r w:rsidRPr="0032465C">
          <w:rPr>
            <w:rFonts w:ascii="Courier New" w:hAnsi="Courier New" w:cs="Courier New"/>
            <w:color w:val="1A1C1E"/>
            <w:sz w:val="20"/>
            <w:szCs w:val="20"/>
          </w:rPr>
          <w:t xml:space="preserve">  FOR iteration = </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params.max_iterations</w:t>
        </w:r>
        <w:proofErr w:type="spellEnd"/>
        <w:r w:rsidRPr="0032465C">
          <w:rPr>
            <w:rFonts w:ascii="Courier New" w:hAnsi="Courier New" w:cs="Courier New"/>
            <w:color w:val="1A1C1E"/>
            <w:sz w:val="20"/>
            <w:szCs w:val="20"/>
          </w:rPr>
          <w:t>:</w:t>
        </w:r>
      </w:ins>
    </w:p>
    <w:p w14:paraId="4E93B9D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24" w:author="Boyko, James" w:date="2025-06-16T17:11:00Z" w16du:dateUtc="2025-06-16T20:11:00Z"/>
          <w:rFonts w:ascii="Courier New" w:hAnsi="Courier New" w:cs="Courier New"/>
          <w:color w:val="1A1C1E"/>
          <w:sz w:val="20"/>
          <w:szCs w:val="20"/>
        </w:rPr>
      </w:pPr>
      <w:ins w:id="1325"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 Check for restart condition</w:t>
        </w:r>
      </w:ins>
    </w:p>
    <w:p w14:paraId="144DFE8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26" w:author="Boyko, James" w:date="2025-06-16T17:11:00Z" w16du:dateUtc="2025-06-16T20:11:00Z"/>
          <w:rFonts w:ascii="Courier New" w:hAnsi="Courier New" w:cs="Courier New"/>
          <w:color w:val="1A1C1E"/>
          <w:sz w:val="20"/>
          <w:szCs w:val="20"/>
        </w:rPr>
      </w:pPr>
      <w:ins w:id="1327"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&gt;= </w:t>
        </w:r>
        <w:proofErr w:type="spellStart"/>
        <w:proofErr w:type="gramStart"/>
        <w:r w:rsidRPr="0032465C">
          <w:rPr>
            <w:rFonts w:ascii="Courier New" w:hAnsi="Courier New" w:cs="Courier New"/>
            <w:color w:val="1A1C1E"/>
            <w:sz w:val="20"/>
            <w:szCs w:val="20"/>
          </w:rPr>
          <w:t>params.restart</w:t>
        </w:r>
        <w:proofErr w:type="gramEnd"/>
        <w:r w:rsidRPr="0032465C">
          <w:rPr>
            <w:rFonts w:ascii="Courier New" w:hAnsi="Courier New" w:cs="Courier New"/>
            <w:color w:val="1A1C1E"/>
            <w:sz w:val="20"/>
            <w:szCs w:val="20"/>
          </w:rPr>
          <w:t>_interval</w:t>
        </w:r>
        <w:proofErr w:type="spellEnd"/>
        <w:r w:rsidRPr="0032465C">
          <w:rPr>
            <w:rFonts w:ascii="Courier New" w:hAnsi="Courier New" w:cs="Courier New"/>
            <w:color w:val="1A1C1E"/>
            <w:sz w:val="20"/>
            <w:szCs w:val="20"/>
          </w:rPr>
          <w:t>:</w:t>
        </w:r>
      </w:ins>
    </w:p>
    <w:p w14:paraId="5A5153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28" w:author="Boyko, James" w:date="2025-06-16T17:11:00Z" w16du:dateUtc="2025-06-16T20:11:00Z"/>
          <w:rFonts w:ascii="Courier New" w:hAnsi="Courier New" w:cs="Courier New"/>
          <w:color w:val="1A1C1E"/>
          <w:sz w:val="20"/>
          <w:szCs w:val="20"/>
        </w:rPr>
      </w:pPr>
      <w:ins w:id="1329"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RANDOMLY_SELECT a model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ins>
    </w:p>
    <w:p w14:paraId="7CEA3F1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0" w:author="Boyko, James" w:date="2025-06-16T17:11:00Z" w16du:dateUtc="2025-06-16T20:11:00Z"/>
          <w:rFonts w:ascii="Courier New" w:hAnsi="Courier New" w:cs="Courier New"/>
          <w:color w:val="1A1C1E"/>
          <w:sz w:val="20"/>
          <w:szCs w:val="20"/>
        </w:rPr>
      </w:pPr>
      <w:ins w:id="1331"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score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4183BE4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2" w:author="Boyko, James" w:date="2025-06-16T17:11:00Z" w16du:dateUtc="2025-06-16T20:11:00Z"/>
          <w:rFonts w:ascii="Courier New" w:hAnsi="Courier New" w:cs="Courier New"/>
          <w:color w:val="1A1C1E"/>
          <w:sz w:val="20"/>
          <w:szCs w:val="20"/>
        </w:rPr>
      </w:pPr>
      <w:ins w:id="1333"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7628ABE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4" w:author="Boyko, James" w:date="2025-06-16T17:11:00Z" w16du:dateUtc="2025-06-16T20:11:00Z"/>
          <w:rFonts w:ascii="Courier New" w:hAnsi="Courier New" w:cs="Courier New"/>
          <w:color w:val="1A1C1E"/>
          <w:sz w:val="20"/>
          <w:szCs w:val="20"/>
        </w:rPr>
      </w:pPr>
      <w:ins w:id="1335" w:author="Boyko, James" w:date="2025-06-16T17:11:00Z" w16du:dateUtc="2025-06-16T20:11:00Z">
        <w:r w:rsidRPr="0032465C">
          <w:rPr>
            <w:rFonts w:ascii="Courier New" w:hAnsi="Courier New" w:cs="Courier New"/>
            <w:color w:val="1A1C1E"/>
            <w:sz w:val="20"/>
            <w:szCs w:val="20"/>
          </w:rPr>
          <w:t xml:space="preserve">      CONTINUE to next iteration</w:t>
        </w:r>
      </w:ins>
    </w:p>
    <w:p w14:paraId="1157702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6" w:author="Boyko, James" w:date="2025-06-16T17:11:00Z" w16du:dateUtc="2025-06-16T20:11:00Z"/>
          <w:rFonts w:ascii="Courier New" w:hAnsi="Courier New" w:cs="Courier New"/>
          <w:color w:val="1A1C1E"/>
          <w:sz w:val="20"/>
          <w:szCs w:val="20"/>
        </w:rPr>
      </w:pPr>
      <w:ins w:id="1337" w:author="Boyko, James" w:date="2025-06-16T17:11:00Z" w16du:dateUtc="2025-06-16T20:11:00Z">
        <w:r w:rsidRPr="0032465C">
          <w:rPr>
            <w:rFonts w:ascii="Courier New" w:hAnsi="Courier New" w:cs="Courier New"/>
            <w:color w:val="1A1C1E"/>
            <w:sz w:val="20"/>
            <w:szCs w:val="20"/>
          </w:rPr>
          <w:t xml:space="preserve">    END IF</w:t>
        </w:r>
      </w:ins>
    </w:p>
    <w:p w14:paraId="627704C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8" w:author="Boyko, James" w:date="2025-06-16T17:11:00Z" w16du:dateUtc="2025-06-16T20:11:00Z"/>
          <w:rFonts w:ascii="Courier New" w:hAnsi="Courier New" w:cs="Courier New"/>
          <w:color w:val="1A1C1E"/>
          <w:sz w:val="20"/>
          <w:szCs w:val="20"/>
        </w:rPr>
      </w:pPr>
    </w:p>
    <w:p w14:paraId="0AFE1F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39" w:author="Boyko, James" w:date="2025-06-16T17:11:00Z" w16du:dateUtc="2025-06-16T20:11:00Z"/>
          <w:rFonts w:ascii="Courier New" w:hAnsi="Courier New" w:cs="Courier New"/>
          <w:color w:val="1A1C1E"/>
          <w:sz w:val="20"/>
          <w:szCs w:val="20"/>
        </w:rPr>
      </w:pPr>
      <w:ins w:id="1340"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B. Propose a new model structure</w:t>
        </w:r>
      </w:ins>
    </w:p>
    <w:p w14:paraId="520B64F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41" w:author="Boyko, James" w:date="2025-06-16T17:11:00Z" w16du:dateUtc="2025-06-16T20:11:00Z"/>
          <w:rFonts w:ascii="Courier New" w:hAnsi="Courier New" w:cs="Courier New"/>
          <w:color w:val="1A1C1E"/>
          <w:sz w:val="20"/>
          <w:szCs w:val="20"/>
        </w:rPr>
      </w:pPr>
      <w:ins w:id="1342"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RANDOMLY_SELECT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1A2D2E0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43" w:author="Boyko, James" w:date="2025-06-16T17:11:00Z" w16du:dateUtc="2025-06-16T20:11:00Z"/>
          <w:rFonts w:ascii="Courier New" w:hAnsi="Courier New" w:cs="Courier New"/>
          <w:color w:val="1A1C1E"/>
          <w:sz w:val="20"/>
          <w:szCs w:val="20"/>
        </w:rPr>
      </w:pPr>
      <w:ins w:id="1344"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w:t>
        </w:r>
      </w:ins>
    </w:p>
    <w:p w14:paraId="524C65C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45" w:author="Boyko, James" w:date="2025-06-16T17:11:00Z" w16du:dateUtc="2025-06-16T20:11:00Z"/>
          <w:rFonts w:ascii="Courier New" w:hAnsi="Courier New" w:cs="Courier New"/>
          <w:color w:val="1A1C1E"/>
          <w:sz w:val="20"/>
          <w:szCs w:val="20"/>
        </w:rPr>
      </w:pPr>
      <w:ins w:id="1346" w:author="Boyko, James" w:date="2025-06-16T17:11:00Z" w16du:dateUtc="2025-06-16T20:11:00Z">
        <w:r w:rsidRPr="0032465C">
          <w:rPr>
            <w:rFonts w:ascii="Courier New" w:hAnsi="Courier New" w:cs="Courier New"/>
            <w:color w:val="1A1C1E"/>
            <w:sz w:val="20"/>
            <w:szCs w:val="20"/>
          </w:rPr>
          <w:t xml:space="preserve">      Calculate drop probabilities </w:t>
        </w:r>
        <w:proofErr w:type="gramStart"/>
        <w:r w:rsidRPr="0032465C">
          <w:rPr>
            <w:rFonts w:ascii="Courier New" w:hAnsi="Courier New" w:cs="Courier New"/>
            <w:color w:val="1A1C1E"/>
            <w:sz w:val="20"/>
            <w:szCs w:val="20"/>
          </w:rPr>
          <w:t>P(</w:t>
        </w:r>
        <w:proofErr w:type="gramEnd"/>
        <w:r w:rsidRPr="0032465C">
          <w:rPr>
            <w:rFonts w:ascii="Courier New" w:hAnsi="Courier New" w:cs="Courier New"/>
            <w:color w:val="1A1C1E"/>
            <w:sz w:val="20"/>
            <w:szCs w:val="20"/>
          </w:rPr>
          <w:t xml:space="preserve">drop Qi)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parameters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57E9D1A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47" w:author="Boyko, James" w:date="2025-06-16T17:11:00Z" w16du:dateUtc="2025-06-16T20:11:00Z"/>
          <w:rFonts w:ascii="Courier New" w:hAnsi="Courier New" w:cs="Courier New"/>
          <w:color w:val="1A1C1E"/>
          <w:sz w:val="20"/>
          <w:szCs w:val="20"/>
        </w:rPr>
      </w:pPr>
      <w:ins w:id="1348" w:author="Boyko, James" w:date="2025-06-16T17:11:00Z" w16du:dateUtc="2025-06-16T20:11:00Z">
        <w:r w:rsidRPr="0032465C">
          <w:rPr>
            <w:rFonts w:ascii="Courier New" w:hAnsi="Courier New" w:cs="Courier New"/>
            <w:color w:val="1A1C1E"/>
            <w:sz w:val="20"/>
            <w:szCs w:val="20"/>
          </w:rPr>
          <w:t xml:space="preserve">      SELECT parameter to drop based on these probabilities</w:t>
        </w:r>
      </w:ins>
    </w:p>
    <w:p w14:paraId="401C89E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49" w:author="Boyko, James" w:date="2025-06-16T17:11:00Z" w16du:dateUtc="2025-06-16T20:11:00Z"/>
          <w:rFonts w:ascii="Courier New" w:hAnsi="Courier New" w:cs="Courier New"/>
          <w:color w:val="1A1C1E"/>
          <w:sz w:val="20"/>
          <w:szCs w:val="20"/>
        </w:rPr>
      </w:pPr>
      <w:ins w:id="1350"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removing the parameter</w:t>
        </w:r>
      </w:ins>
    </w:p>
    <w:p w14:paraId="21E3FA8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51" w:author="Boyko, James" w:date="2025-06-16T17:11:00Z" w16du:dateUtc="2025-06-16T20:11:00Z"/>
          <w:rFonts w:ascii="Courier New" w:hAnsi="Courier New" w:cs="Courier New"/>
          <w:color w:val="1A1C1E"/>
          <w:sz w:val="20"/>
          <w:szCs w:val="20"/>
        </w:rPr>
      </w:pPr>
      <w:ins w:id="1352"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w:t>
        </w:r>
      </w:ins>
    </w:p>
    <w:p w14:paraId="420FC89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53" w:author="Boyko, James" w:date="2025-06-16T17:11:00Z" w16du:dateUtc="2025-06-16T20:11:00Z"/>
          <w:rFonts w:ascii="Courier New" w:hAnsi="Courier New" w:cs="Courier New"/>
          <w:color w:val="1A1C1E"/>
          <w:sz w:val="20"/>
          <w:szCs w:val="20"/>
        </w:rPr>
      </w:pPr>
      <w:ins w:id="1354" w:author="Boyko, James" w:date="2025-06-16T17:11:00Z" w16du:dateUtc="2025-06-16T20:11:00Z">
        <w:r w:rsidRPr="0032465C">
          <w:rPr>
            <w:rFonts w:ascii="Courier New" w:hAnsi="Courier New" w:cs="Courier New"/>
            <w:color w:val="1A1C1E"/>
            <w:sz w:val="20"/>
            <w:szCs w:val="20"/>
          </w:rPr>
          <w:t xml:space="preserve">      Calculate merge probabilities </w:t>
        </w:r>
        <w:proofErr w:type="gramStart"/>
        <w:r w:rsidRPr="0032465C">
          <w:rPr>
            <w:rFonts w:ascii="Courier New" w:hAnsi="Courier New" w:cs="Courier New"/>
            <w:color w:val="1A1C1E"/>
            <w:sz w:val="20"/>
            <w:szCs w:val="20"/>
          </w:rPr>
          <w:t>P(</w:t>
        </w:r>
        <w:proofErr w:type="gramEnd"/>
        <w:r w:rsidRPr="0032465C">
          <w:rPr>
            <w:rFonts w:ascii="Courier New" w:hAnsi="Courier New" w:cs="Courier New"/>
            <w:color w:val="1A1C1E"/>
            <w:sz w:val="20"/>
            <w:szCs w:val="20"/>
          </w:rPr>
          <w:t xml:space="preserve">merge Qi, </w:t>
        </w:r>
        <w:proofErr w:type="spellStart"/>
        <w:r w:rsidRPr="0032465C">
          <w:rPr>
            <w:rFonts w:ascii="Courier New" w:hAnsi="Courier New" w:cs="Courier New"/>
            <w:color w:val="1A1C1E"/>
            <w:sz w:val="20"/>
            <w:szCs w:val="20"/>
          </w:rPr>
          <w:t>Qj</w:t>
        </w:r>
        <w:proofErr w:type="spellEnd"/>
        <w:r w:rsidRPr="0032465C">
          <w:rPr>
            <w:rFonts w:ascii="Courier New" w:hAnsi="Courier New" w:cs="Courier New"/>
            <w:color w:val="1A1C1E"/>
            <w:sz w:val="20"/>
            <w:szCs w:val="20"/>
          </w:rPr>
          <w:t xml:space="preserve">)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pairs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728E383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55" w:author="Boyko, James" w:date="2025-06-16T17:11:00Z" w16du:dateUtc="2025-06-16T20:11:00Z"/>
          <w:rFonts w:ascii="Courier New" w:hAnsi="Courier New" w:cs="Courier New"/>
          <w:color w:val="1A1C1E"/>
          <w:sz w:val="20"/>
          <w:szCs w:val="20"/>
        </w:rPr>
      </w:pPr>
      <w:ins w:id="1356" w:author="Boyko, James" w:date="2025-06-16T17:11:00Z" w16du:dateUtc="2025-06-16T20:11:00Z">
        <w:r w:rsidRPr="0032465C">
          <w:rPr>
            <w:rFonts w:ascii="Courier New" w:hAnsi="Courier New" w:cs="Courier New"/>
            <w:color w:val="1A1C1E"/>
            <w:sz w:val="20"/>
            <w:szCs w:val="20"/>
          </w:rPr>
          <w:t xml:space="preserve">      SELECT pair to merge based on these probabilities</w:t>
        </w:r>
      </w:ins>
    </w:p>
    <w:p w14:paraId="55108CF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57" w:author="Boyko, James" w:date="2025-06-16T17:11:00Z" w16du:dateUtc="2025-06-16T20:11:00Z"/>
          <w:rFonts w:ascii="Courier New" w:hAnsi="Courier New" w:cs="Courier New"/>
          <w:color w:val="1A1C1E"/>
          <w:sz w:val="20"/>
          <w:szCs w:val="20"/>
        </w:rPr>
      </w:pPr>
      <w:ins w:id="1358"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merging the pair</w:t>
        </w:r>
      </w:ins>
    </w:p>
    <w:p w14:paraId="76FDF0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59" w:author="Boyko, James" w:date="2025-06-16T17:11:00Z" w16du:dateUtc="2025-06-16T20:11:00Z"/>
          <w:rFonts w:ascii="Courier New" w:hAnsi="Courier New" w:cs="Courier New"/>
          <w:color w:val="1A1C1E"/>
          <w:sz w:val="20"/>
          <w:szCs w:val="20"/>
        </w:rPr>
      </w:pPr>
      <w:ins w:id="1360"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070C8E7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61" w:author="Boyko, James" w:date="2025-06-16T17:11:00Z" w16du:dateUtc="2025-06-16T20:11:00Z"/>
          <w:rFonts w:ascii="Courier New" w:hAnsi="Courier New" w:cs="Courier New"/>
          <w:color w:val="1A1C1E"/>
          <w:sz w:val="20"/>
          <w:szCs w:val="20"/>
        </w:rPr>
      </w:pPr>
      <w:ins w:id="1362" w:author="Boyko, James" w:date="2025-06-16T17:11:00Z" w16du:dateUtc="2025-06-16T20:11:00Z">
        <w:r w:rsidRPr="0032465C">
          <w:rPr>
            <w:rFonts w:ascii="Courier New" w:hAnsi="Courier New" w:cs="Courier New"/>
            <w:color w:val="1A1C1E"/>
            <w:sz w:val="20"/>
            <w:szCs w:val="20"/>
          </w:rPr>
          <w:t xml:space="preserve">      Identify constrained transitions</w:t>
        </w:r>
      </w:ins>
    </w:p>
    <w:p w14:paraId="07C3485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63" w:author="Boyko, James" w:date="2025-06-16T17:11:00Z" w16du:dateUtc="2025-06-16T20:11:00Z"/>
          <w:rFonts w:ascii="Courier New" w:hAnsi="Courier New" w:cs="Courier New"/>
          <w:color w:val="1A1C1E"/>
          <w:sz w:val="20"/>
          <w:szCs w:val="20"/>
        </w:rPr>
      </w:pPr>
      <w:ins w:id="1364" w:author="Boyko, James" w:date="2025-06-16T17:11:00Z" w16du:dateUtc="2025-06-16T20:11:00Z">
        <w:r w:rsidRPr="0032465C">
          <w:rPr>
            <w:rFonts w:ascii="Courier New" w:hAnsi="Courier New" w:cs="Courier New"/>
            <w:color w:val="1A1C1E"/>
            <w:sz w:val="20"/>
            <w:szCs w:val="20"/>
          </w:rPr>
          <w:t xml:space="preserve">      RANDOMLY_SELECT one transition to free</w:t>
        </w:r>
      </w:ins>
    </w:p>
    <w:p w14:paraId="69BA55B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65" w:author="Boyko, James" w:date="2025-06-16T17:11:00Z" w16du:dateUtc="2025-06-16T20:11:00Z"/>
          <w:rFonts w:ascii="Courier New" w:hAnsi="Courier New" w:cs="Courier New"/>
          <w:color w:val="1A1C1E"/>
          <w:sz w:val="20"/>
          <w:szCs w:val="20"/>
        </w:rPr>
      </w:pPr>
      <w:ins w:id="1366"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freeing the transition</w:t>
        </w:r>
      </w:ins>
    </w:p>
    <w:p w14:paraId="2C783FB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67" w:author="Boyko, James" w:date="2025-06-16T17:11:00Z" w16du:dateUtc="2025-06-16T20:11:00Z"/>
          <w:rFonts w:ascii="Courier New" w:hAnsi="Courier New" w:cs="Courier New"/>
          <w:color w:val="1A1C1E"/>
          <w:sz w:val="20"/>
          <w:szCs w:val="20"/>
        </w:rPr>
      </w:pPr>
      <w:ins w:id="1368" w:author="Boyko, James" w:date="2025-06-16T17:11:00Z" w16du:dateUtc="2025-06-16T20:11:00Z">
        <w:r w:rsidRPr="0032465C">
          <w:rPr>
            <w:rFonts w:ascii="Courier New" w:hAnsi="Courier New" w:cs="Courier New"/>
            <w:color w:val="1A1C1E"/>
            <w:sz w:val="20"/>
            <w:szCs w:val="20"/>
          </w:rPr>
          <w:t xml:space="preserve">    END IF</w:t>
        </w:r>
      </w:ins>
    </w:p>
    <w:p w14:paraId="1C30A28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69" w:author="Boyko, James" w:date="2025-06-16T17:11:00Z" w16du:dateUtc="2025-06-16T20:11:00Z"/>
          <w:rFonts w:ascii="Courier New" w:hAnsi="Courier New" w:cs="Courier New"/>
          <w:color w:val="1A1C1E"/>
          <w:sz w:val="20"/>
          <w:szCs w:val="20"/>
        </w:rPr>
      </w:pPr>
    </w:p>
    <w:p w14:paraId="10D7C91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70" w:author="Boyko, James" w:date="2025-06-16T17:11:00Z" w16du:dateUtc="2025-06-16T20:11:00Z"/>
          <w:rFonts w:ascii="Courier New" w:hAnsi="Courier New" w:cs="Courier New"/>
          <w:color w:val="1A1C1E"/>
          <w:sz w:val="20"/>
          <w:szCs w:val="20"/>
        </w:rPr>
      </w:pPr>
      <w:ins w:id="1371"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C. Evaluate the proposed model</w:t>
        </w:r>
      </w:ins>
    </w:p>
    <w:p w14:paraId="414B6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72" w:author="Boyko, James" w:date="2025-06-16T17:11:00Z" w16du:dateUtc="2025-06-16T20:11:00Z"/>
          <w:rFonts w:ascii="Courier New" w:hAnsi="Courier New" w:cs="Courier New"/>
          <w:color w:val="1A1C1E"/>
          <w:sz w:val="20"/>
          <w:szCs w:val="20"/>
        </w:rPr>
      </w:pPr>
      <w:ins w:id="1373" w:author="Boyko, James" w:date="2025-06-16T17:11:00Z" w16du:dateUtc="2025-06-16T20:11:00Z">
        <w:r w:rsidRPr="0032465C">
          <w:rPr>
            <w:rFonts w:ascii="Courier New" w:hAnsi="Courier New" w:cs="Courier New"/>
            <w:color w:val="1A1C1E"/>
            <w:sz w:val="20"/>
            <w:szCs w:val="20"/>
          </w:rPr>
          <w:lastRenderedPageBreak/>
          <w:t xml:space="preserve">    </w:t>
        </w:r>
        <w:proofErr w:type="spellStart"/>
        <w:r w:rsidRPr="0032465C">
          <w:rPr>
            <w:rFonts w:ascii="Courier New" w:hAnsi="Courier New" w:cs="Courier New"/>
            <w:color w:val="1A1C1E"/>
            <w:sz w:val="20"/>
            <w:szCs w:val="20"/>
          </w:rPr>
          <w:t>proposed_fit</w:t>
        </w:r>
        <w:proofErr w:type="spellEnd"/>
        <w:r w:rsidRPr="0032465C">
          <w:rPr>
            <w:rFonts w:ascii="Courier New" w:hAnsi="Courier New" w:cs="Courier New"/>
            <w:color w:val="1A1C1E"/>
            <w:sz w:val="20"/>
            <w:szCs w:val="20"/>
          </w:rPr>
          <w:t xml:space="preserve"> = FIT model </w:t>
        </w:r>
        <w:r w:rsidRPr="0032465C">
          <w:rPr>
            <w:rFonts w:ascii="Courier New" w:hAnsi="Courier New" w:cs="Courier New"/>
            <w:color w:val="D73A49"/>
            <w:sz w:val="20"/>
            <w:szCs w:val="20"/>
          </w:rPr>
          <w:t>with</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proposed_structure</w:t>
        </w:r>
        <w:proofErr w:type="spellEnd"/>
      </w:ins>
    </w:p>
    <w:p w14:paraId="04B97D6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74" w:author="Boyko, James" w:date="2025-06-16T17:11:00Z" w16du:dateUtc="2025-06-16T20:11:00Z"/>
          <w:rFonts w:ascii="Courier New" w:hAnsi="Courier New" w:cs="Courier New"/>
          <w:color w:val="1A1C1E"/>
          <w:sz w:val="20"/>
          <w:szCs w:val="20"/>
        </w:rPr>
      </w:pPr>
      <w:ins w:id="1375" w:author="Boyko, James" w:date="2025-06-16T17:11:00Z" w16du:dateUtc="2025-06-16T20:11:00Z">
        <w:r w:rsidRPr="0032465C">
          <w:rPr>
            <w:rFonts w:ascii="Courier New" w:hAnsi="Courier New" w:cs="Courier New"/>
            <w:color w:val="1A1C1E"/>
            <w:sz w:val="20"/>
            <w:szCs w:val="20"/>
          </w:rPr>
          <w:t xml:space="preserve">    IF fit failed, CONTINUE to next iteration</w:t>
        </w:r>
      </w:ins>
    </w:p>
    <w:p w14:paraId="5B0D8F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76" w:author="Boyko, James" w:date="2025-06-16T17:11:00Z" w16du:dateUtc="2025-06-16T20:11:00Z"/>
          <w:rFonts w:ascii="Courier New" w:hAnsi="Courier New" w:cs="Courier New"/>
          <w:color w:val="1A1C1E"/>
          <w:sz w:val="20"/>
          <w:szCs w:val="20"/>
        </w:rPr>
      </w:pPr>
      <w:ins w:id="1377"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GET information criterion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proposed_fit</w:t>
        </w:r>
        <w:proofErr w:type="spellEnd"/>
      </w:ins>
    </w:p>
    <w:p w14:paraId="3253413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78" w:author="Boyko, James" w:date="2025-06-16T17:11:00Z" w16du:dateUtc="2025-06-16T20:11:00Z"/>
          <w:rFonts w:ascii="Courier New" w:hAnsi="Courier New" w:cs="Courier New"/>
          <w:color w:val="1A1C1E"/>
          <w:sz w:val="20"/>
          <w:szCs w:val="20"/>
        </w:rPr>
      </w:pPr>
      <w:ins w:id="1379"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3EFA5B6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0" w:author="Boyko, James" w:date="2025-06-16T17:11:00Z" w16du:dateUtc="2025-06-16T20:11:00Z"/>
          <w:rFonts w:ascii="Courier New" w:hAnsi="Courier New" w:cs="Courier New"/>
          <w:color w:val="1A1C1E"/>
          <w:sz w:val="20"/>
          <w:szCs w:val="20"/>
        </w:rPr>
      </w:pPr>
    </w:p>
    <w:p w14:paraId="2590AE79"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1" w:author="Boyko, James" w:date="2025-06-16T17:11:00Z" w16du:dateUtc="2025-06-16T20:11:00Z"/>
          <w:rFonts w:ascii="Courier New" w:hAnsi="Courier New" w:cs="Courier New"/>
          <w:color w:val="1A1C1E"/>
          <w:sz w:val="20"/>
          <w:szCs w:val="20"/>
        </w:rPr>
      </w:pPr>
      <w:ins w:id="138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D. Metropolis acceptance criterion</w:t>
        </w:r>
      </w:ins>
    </w:p>
    <w:p w14:paraId="2B144674" w14:textId="64726EB9"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3" w:author="Boyko, James" w:date="2025-06-16T17:11:00Z" w16du:dateUtc="2025-06-16T20:11:00Z"/>
          <w:rFonts w:ascii="Courier New" w:hAnsi="Courier New" w:cs="Courier New"/>
          <w:color w:val="1A1C1E"/>
          <w:sz w:val="20"/>
          <w:szCs w:val="20"/>
        </w:rPr>
      </w:pPr>
      <w:ins w:id="1384"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1.0</w:t>
        </w:r>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&lt;=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 xml:space="preserve"> ELSE </w:t>
        </w:r>
        <w:proofErr w:type="gramStart"/>
        <w:r w:rsidRPr="0032465C">
          <w:rPr>
            <w:rFonts w:ascii="Courier New" w:hAnsi="Courier New" w:cs="Courier New"/>
            <w:color w:val="1A1C1E"/>
            <w:sz w:val="20"/>
            <w:szCs w:val="20"/>
          </w:rPr>
          <w:t>exp(</w:t>
        </w:r>
        <w:proofErr w:type="gramEnd"/>
        <w:r w:rsidRPr="0032465C">
          <w:rPr>
            <w:rFonts w:ascii="Courier New" w:hAnsi="Courier New" w:cs="Courier New"/>
            <w:color w:val="1A1C1E"/>
            <w:sz w:val="20"/>
            <w:szCs w:val="20"/>
          </w:rPr>
          <w:t>-</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w:t>
        </w:r>
      </w:ins>
    </w:p>
    <w:p w14:paraId="43DF996C" w14:textId="7C90EA7B"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5" w:author="Boyko, James" w:date="2025-06-16T17:11:00Z" w16du:dateUtc="2025-06-16T20:11:00Z"/>
          <w:rFonts w:ascii="Courier New" w:hAnsi="Courier New" w:cs="Courier New"/>
          <w:color w:val="1A1C1E"/>
          <w:sz w:val="20"/>
          <w:szCs w:val="20"/>
        </w:rPr>
      </w:pPr>
      <w:ins w:id="1386" w:author="Boyko, James" w:date="2025-06-16T17:11:00Z" w16du:dateUtc="2025-06-16T20:11:00Z">
        <w:r w:rsidRPr="0032465C">
          <w:rPr>
            <w:rFonts w:ascii="Courier New" w:hAnsi="Courier New" w:cs="Courier New"/>
            <w:color w:val="1A1C1E"/>
            <w:sz w:val="20"/>
            <w:szCs w:val="20"/>
          </w:rPr>
          <w:t xml:space="preserve">    IF random </w:t>
        </w:r>
        <w:r w:rsidRPr="0032465C">
          <w:rPr>
            <w:rFonts w:ascii="Courier New" w:hAnsi="Courier New" w:cs="Courier New"/>
            <w:color w:val="E36209"/>
            <w:sz w:val="20"/>
            <w:szCs w:val="20"/>
          </w:rPr>
          <w:t>number</w:t>
        </w:r>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w:t>
        </w:r>
      </w:ins>
    </w:p>
    <w:p w14:paraId="740D90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7" w:author="Boyko, James" w:date="2025-06-16T17:11:00Z" w16du:dateUtc="2025-06-16T20:11:00Z"/>
          <w:rFonts w:ascii="Courier New" w:hAnsi="Courier New" w:cs="Courier New"/>
          <w:color w:val="1A1C1E"/>
          <w:sz w:val="20"/>
          <w:szCs w:val="20"/>
        </w:rPr>
      </w:pPr>
      <w:ins w:id="138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Accept the new model</w:t>
        </w:r>
      </w:ins>
    </w:p>
    <w:p w14:paraId="476AE8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89" w:author="Boyko, James" w:date="2025-06-16T17:11:00Z" w16du:dateUtc="2025-06-16T20:11:00Z"/>
          <w:rFonts w:ascii="Courier New" w:hAnsi="Courier New" w:cs="Courier New"/>
          <w:color w:val="1A1C1E"/>
          <w:sz w:val="20"/>
          <w:szCs w:val="20"/>
        </w:rPr>
      </w:pPr>
      <w:ins w:id="1390"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proposed_fit</w:t>
        </w:r>
        <w:proofErr w:type="spellEnd"/>
      </w:ins>
    </w:p>
    <w:p w14:paraId="6B5768B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91" w:author="Boyko, James" w:date="2025-06-16T17:11:00Z" w16du:dateUtc="2025-06-16T20:11:00Z"/>
          <w:rFonts w:ascii="Courier New" w:hAnsi="Courier New" w:cs="Courier New"/>
          <w:color w:val="1A1C1E"/>
          <w:sz w:val="20"/>
          <w:szCs w:val="20"/>
        </w:rPr>
      </w:pPr>
      <w:ins w:id="1392"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ins>
    </w:p>
    <w:p w14:paraId="1358251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93" w:author="Boyko, James" w:date="2025-06-16T17:11:00Z" w16du:dateUtc="2025-06-16T20:11:00Z"/>
          <w:rFonts w:ascii="Courier New" w:hAnsi="Courier New" w:cs="Courier New"/>
          <w:color w:val="1A1C1E"/>
          <w:sz w:val="20"/>
          <w:szCs w:val="20"/>
        </w:rPr>
      </w:pPr>
      <w:ins w:id="1394" w:author="Boyko, James" w:date="2025-06-16T17:11:00Z" w16du:dateUtc="2025-06-16T20:11:00Z">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visited_models</w:t>
        </w:r>
        <w:proofErr w:type="spellEnd"/>
      </w:ins>
    </w:p>
    <w:p w14:paraId="3792E40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95" w:author="Boyko, James" w:date="2025-06-16T17:11:00Z" w16du:dateUtc="2025-06-16T20:11:00Z"/>
          <w:rFonts w:ascii="Courier New" w:hAnsi="Courier New" w:cs="Courier New"/>
          <w:color w:val="1A1C1E"/>
          <w:sz w:val="20"/>
          <w:szCs w:val="20"/>
        </w:rPr>
      </w:pPr>
      <w:ins w:id="1396"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w:t>
        </w:r>
      </w:ins>
    </w:p>
    <w:p w14:paraId="1943AFA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97" w:author="Boyko, James" w:date="2025-06-16T17:11:00Z" w16du:dateUtc="2025-06-16T20:11:00Z"/>
          <w:rFonts w:ascii="Courier New" w:hAnsi="Courier New" w:cs="Courier New"/>
          <w:color w:val="1A1C1E"/>
          <w:sz w:val="20"/>
          <w:szCs w:val="20"/>
        </w:rPr>
      </w:pPr>
      <w:ins w:id="1398"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54B54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399" w:author="Boyko, James" w:date="2025-06-16T17:11:00Z" w16du:dateUtc="2025-06-16T20:11:00Z"/>
          <w:rFonts w:ascii="Courier New" w:hAnsi="Courier New" w:cs="Courier New"/>
          <w:color w:val="1A1C1E"/>
          <w:sz w:val="20"/>
          <w:szCs w:val="20"/>
        </w:rPr>
      </w:pPr>
      <w:ins w:id="1400"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A3111F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01" w:author="Boyko, James" w:date="2025-06-16T17:11:00Z" w16du:dateUtc="2025-06-16T20:11:00Z"/>
          <w:rFonts w:ascii="Courier New" w:hAnsi="Courier New" w:cs="Courier New"/>
          <w:color w:val="1A1C1E"/>
          <w:sz w:val="20"/>
          <w:szCs w:val="20"/>
        </w:rPr>
      </w:pPr>
      <w:ins w:id="1402"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578AD72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03" w:author="Boyko, James" w:date="2025-06-16T17:11:00Z" w16du:dateUtc="2025-06-16T20:11:00Z"/>
          <w:rFonts w:ascii="Courier New" w:hAnsi="Courier New" w:cs="Courier New"/>
          <w:color w:val="1A1C1E"/>
          <w:sz w:val="20"/>
          <w:szCs w:val="20"/>
        </w:rPr>
      </w:pPr>
      <w:ins w:id="1404"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046D6D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05" w:author="Boyko, James" w:date="2025-06-16T17:11:00Z" w16du:dateUtc="2025-06-16T20:11:00Z"/>
          <w:rFonts w:ascii="Courier New" w:hAnsi="Courier New" w:cs="Courier New"/>
          <w:color w:val="1A1C1E"/>
          <w:sz w:val="20"/>
          <w:szCs w:val="20"/>
        </w:rPr>
      </w:pPr>
      <w:ins w:id="1406"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750BE2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07" w:author="Boyko, James" w:date="2025-06-16T17:11:00Z" w16du:dateUtc="2025-06-16T20:11:00Z"/>
          <w:rFonts w:ascii="Courier New" w:hAnsi="Courier New" w:cs="Courier New"/>
          <w:color w:val="1A1C1E"/>
          <w:sz w:val="20"/>
          <w:szCs w:val="20"/>
        </w:rPr>
      </w:pPr>
      <w:ins w:id="1408" w:author="Boyko, James" w:date="2025-06-16T17:11:00Z" w16du:dateUtc="2025-06-16T20:11:00Z">
        <w:r w:rsidRPr="0032465C">
          <w:rPr>
            <w:rFonts w:ascii="Courier New" w:hAnsi="Courier New" w:cs="Courier New"/>
            <w:color w:val="1A1C1E"/>
            <w:sz w:val="20"/>
            <w:szCs w:val="20"/>
          </w:rPr>
          <w:t xml:space="preserve">      END IF</w:t>
        </w:r>
      </w:ins>
    </w:p>
    <w:p w14:paraId="63FD95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09" w:author="Boyko, James" w:date="2025-06-16T17:11:00Z" w16du:dateUtc="2025-06-16T20:11:00Z"/>
          <w:rFonts w:ascii="Courier New" w:hAnsi="Courier New" w:cs="Courier New"/>
          <w:color w:val="1A1C1E"/>
          <w:sz w:val="20"/>
          <w:szCs w:val="20"/>
        </w:rPr>
      </w:pPr>
      <w:ins w:id="1410"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12578EC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11" w:author="Boyko, James" w:date="2025-06-16T17:11:00Z" w16du:dateUtc="2025-06-16T20:11:00Z"/>
          <w:rFonts w:ascii="Courier New" w:hAnsi="Courier New" w:cs="Courier New"/>
          <w:color w:val="1A1C1E"/>
          <w:sz w:val="20"/>
          <w:szCs w:val="20"/>
        </w:rPr>
      </w:pPr>
      <w:ins w:id="141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Reject the new model</w:t>
        </w:r>
      </w:ins>
    </w:p>
    <w:p w14:paraId="440CAC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13" w:author="Boyko, James" w:date="2025-06-16T17:11:00Z" w16du:dateUtc="2025-06-16T20:11:00Z"/>
          <w:rFonts w:ascii="Courier New" w:hAnsi="Courier New" w:cs="Courier New"/>
          <w:color w:val="1A1C1E"/>
          <w:sz w:val="20"/>
          <w:szCs w:val="20"/>
        </w:rPr>
      </w:pPr>
      <w:ins w:id="1414"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353CC68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15" w:author="Boyko, James" w:date="2025-06-16T17:11:00Z" w16du:dateUtc="2025-06-16T20:11:00Z"/>
          <w:rFonts w:ascii="Courier New" w:hAnsi="Courier New" w:cs="Courier New"/>
          <w:color w:val="1A1C1E"/>
          <w:sz w:val="20"/>
          <w:szCs w:val="20"/>
        </w:rPr>
      </w:pPr>
      <w:ins w:id="1416" w:author="Boyko, James" w:date="2025-06-16T17:11:00Z" w16du:dateUtc="2025-06-16T20:11:00Z">
        <w:r w:rsidRPr="0032465C">
          <w:rPr>
            <w:rFonts w:ascii="Courier New" w:hAnsi="Courier New" w:cs="Courier New"/>
            <w:color w:val="1A1C1E"/>
            <w:sz w:val="20"/>
            <w:szCs w:val="20"/>
          </w:rPr>
          <w:t xml:space="preserve">    END IF</w:t>
        </w:r>
      </w:ins>
    </w:p>
    <w:p w14:paraId="7799B82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17" w:author="Boyko, James" w:date="2025-06-16T17:11:00Z" w16du:dateUtc="2025-06-16T20:11:00Z"/>
          <w:rFonts w:ascii="Courier New" w:hAnsi="Courier New" w:cs="Courier New"/>
          <w:color w:val="1A1C1E"/>
          <w:sz w:val="20"/>
          <w:szCs w:val="20"/>
        </w:rPr>
      </w:pPr>
    </w:p>
    <w:p w14:paraId="5F39D0E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18" w:author="Boyko, James" w:date="2025-06-16T17:11:00Z" w16du:dateUtc="2025-06-16T20:11:00Z"/>
          <w:rFonts w:ascii="Courier New" w:hAnsi="Courier New" w:cs="Courier New"/>
          <w:color w:val="1A1C1E"/>
          <w:sz w:val="20"/>
          <w:szCs w:val="20"/>
        </w:rPr>
      </w:pPr>
      <w:ins w:id="1419"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E. Cool the temperature</w:t>
        </w:r>
      </w:ins>
    </w:p>
    <w:p w14:paraId="48113FE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0" w:author="Boyko, James" w:date="2025-06-16T17:11:00Z" w16du:dateUtc="2025-06-16T20:11:00Z"/>
          <w:rFonts w:ascii="Courier New" w:hAnsi="Courier New" w:cs="Courier New"/>
          <w:color w:val="1A1C1E"/>
          <w:sz w:val="20"/>
          <w:szCs w:val="20"/>
        </w:rPr>
      </w:pPr>
      <w:ins w:id="1421"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proofErr w:type="gramStart"/>
        <w:r w:rsidRPr="0032465C">
          <w:rPr>
            <w:rFonts w:ascii="Courier New" w:hAnsi="Courier New" w:cs="Courier New"/>
            <w:color w:val="1A1C1E"/>
            <w:sz w:val="20"/>
            <w:szCs w:val="20"/>
          </w:rPr>
          <w:t>params.cooling</w:t>
        </w:r>
        <w:proofErr w:type="gramEnd"/>
        <w:r w:rsidRPr="0032465C">
          <w:rPr>
            <w:rFonts w:ascii="Courier New" w:hAnsi="Courier New" w:cs="Courier New"/>
            <w:color w:val="1A1C1E"/>
            <w:sz w:val="20"/>
            <w:szCs w:val="20"/>
          </w:rPr>
          <w:t>_rate</w:t>
        </w:r>
        <w:proofErr w:type="spellEnd"/>
      </w:ins>
    </w:p>
    <w:p w14:paraId="58CD946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2" w:author="Boyko, James" w:date="2025-06-16T17:11:00Z" w16du:dateUtc="2025-06-16T20:11:00Z"/>
          <w:rFonts w:ascii="Courier New" w:hAnsi="Courier New" w:cs="Courier New"/>
          <w:color w:val="1A1C1E"/>
          <w:sz w:val="20"/>
          <w:szCs w:val="20"/>
        </w:rPr>
      </w:pPr>
      <w:ins w:id="1423"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&lt; a minimum threshold, BREAK loop</w:t>
        </w:r>
      </w:ins>
    </w:p>
    <w:p w14:paraId="61C212B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4" w:author="Boyko, James" w:date="2025-06-16T17:11:00Z" w16du:dateUtc="2025-06-16T20:11:00Z"/>
          <w:rFonts w:ascii="Courier New" w:hAnsi="Courier New" w:cs="Courier New"/>
          <w:color w:val="1A1C1E"/>
          <w:sz w:val="20"/>
          <w:szCs w:val="20"/>
        </w:rPr>
      </w:pPr>
      <w:ins w:id="1425" w:author="Boyko, James" w:date="2025-06-16T17:11:00Z" w16du:dateUtc="2025-06-16T20:11:00Z">
        <w:r w:rsidRPr="0032465C">
          <w:rPr>
            <w:rFonts w:ascii="Courier New" w:hAnsi="Courier New" w:cs="Courier New"/>
            <w:color w:val="1A1C1E"/>
            <w:sz w:val="20"/>
            <w:szCs w:val="20"/>
          </w:rPr>
          <w:t xml:space="preserve">  END FOR</w:t>
        </w:r>
      </w:ins>
    </w:p>
    <w:p w14:paraId="6D541F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6" w:author="Boyko, James" w:date="2025-06-16T17:11:00Z" w16du:dateUtc="2025-06-16T20:11:00Z"/>
          <w:rFonts w:ascii="Courier New" w:hAnsi="Courier New" w:cs="Courier New"/>
          <w:color w:val="1A1C1E"/>
          <w:sz w:val="20"/>
          <w:szCs w:val="20"/>
        </w:rPr>
      </w:pPr>
    </w:p>
    <w:p w14:paraId="4F3A7D5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7" w:author="Boyko, James" w:date="2025-06-16T17:11:00Z" w16du:dateUtc="2025-06-16T20:11:00Z"/>
          <w:rFonts w:ascii="Courier New" w:hAnsi="Courier New" w:cs="Courier New"/>
          <w:color w:val="1A1C1E"/>
          <w:sz w:val="20"/>
          <w:szCs w:val="20"/>
        </w:rPr>
      </w:pPr>
      <w:ins w:id="1428" w:author="Boyko, James" w:date="2025-06-16T17:11:00Z" w16du:dateUtc="2025-06-16T20:11:00Z">
        <w:r w:rsidRPr="0032465C">
          <w:rPr>
            <w:rFonts w:ascii="Courier New" w:hAnsi="Courier New" w:cs="Courier New"/>
            <w:color w:val="1A1C1E"/>
            <w:sz w:val="20"/>
            <w:szCs w:val="20"/>
          </w:rPr>
          <w:t xml:space="preserve">  RETURN </w:t>
        </w:r>
        <w:proofErr w:type="spellStart"/>
        <w:r w:rsidRPr="0032465C">
          <w:rPr>
            <w:rFonts w:ascii="Courier New" w:hAnsi="Courier New" w:cs="Courier New"/>
            <w:color w:val="1A1C1E"/>
            <w:sz w:val="20"/>
            <w:szCs w:val="20"/>
          </w:rPr>
          <w:t>visited_models</w:t>
        </w:r>
        <w:proofErr w:type="spellEnd"/>
      </w:ins>
    </w:p>
    <w:p w14:paraId="11E667E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1429" w:author="Boyko, James" w:date="2025-06-16T17:11:00Z" w16du:dateUtc="2025-06-16T20:11:00Z"/>
          <w:rFonts w:ascii="Courier New" w:hAnsi="Courier New" w:cs="Courier New"/>
          <w:color w:val="1A1C1E"/>
          <w:sz w:val="20"/>
          <w:szCs w:val="20"/>
        </w:rPr>
      </w:pPr>
      <w:ins w:id="1430" w:author="Boyko, James" w:date="2025-06-16T17:11:00Z" w16du:dateUtc="2025-06-16T20:11:00Z">
        <w:r w:rsidRPr="0032465C">
          <w:rPr>
            <w:rFonts w:ascii="Courier New" w:hAnsi="Courier New" w:cs="Courier New"/>
            <w:color w:val="1A1C1E"/>
            <w:sz w:val="20"/>
            <w:szCs w:val="20"/>
          </w:rPr>
          <w:t>END FUNCTION</w:t>
        </w:r>
      </w:ins>
    </w:p>
    <w:p w14:paraId="4F2D4D87" w14:textId="77777777" w:rsidR="0032465C" w:rsidRPr="0032465C" w:rsidRDefault="0032465C" w:rsidP="0032465C">
      <w:pPr>
        <w:rPr>
          <w:ins w:id="1431" w:author="Boyko, James" w:date="2025-06-16T17:11:00Z" w16du:dateUtc="2025-06-16T20:11:00Z"/>
        </w:rPr>
      </w:pPr>
    </w:p>
    <w:p w14:paraId="65C1AABA" w14:textId="77777777" w:rsidR="0032465C" w:rsidRPr="00990AA7" w:rsidRDefault="0032465C" w:rsidP="00B20478">
      <w:pPr>
        <w:pStyle w:val="Caption"/>
        <w:spacing w:before="0" w:after="0" w:line="360" w:lineRule="auto"/>
        <w:rPr>
          <w:rFonts w:ascii="Times New Roman" w:eastAsia="Times New Roman" w:hAnsi="Times New Roman" w:cs="Times New Roman"/>
          <w:b/>
          <w:bCs/>
        </w:rPr>
      </w:pPr>
    </w:p>
    <w:sectPr w:rsidR="0032465C" w:rsidRPr="00990AA7" w:rsidSect="00F16E13">
      <w:pgSz w:w="12240" w:h="15840"/>
      <w:pgMar w:top="1134" w:right="1134" w:bottom="1134" w:left="1134" w:header="0" w:footer="0" w:gutter="0"/>
      <w:lnNumType w:countBy="1" w:restart="continuous"/>
      <w:pgNumType w:start="1"/>
      <w:cols w:space="720"/>
      <w:formProt w:val="0"/>
      <w:docGrid w:linePitch="326"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trackRevisions/>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4914"/>
    <w:rsid w:val="00012890"/>
    <w:rsid w:val="0002541E"/>
    <w:rsid w:val="00031072"/>
    <w:rsid w:val="00033E6B"/>
    <w:rsid w:val="00047EDD"/>
    <w:rsid w:val="00053503"/>
    <w:rsid w:val="0007356F"/>
    <w:rsid w:val="0007755F"/>
    <w:rsid w:val="00080D34"/>
    <w:rsid w:val="00081E5B"/>
    <w:rsid w:val="00082846"/>
    <w:rsid w:val="0008638E"/>
    <w:rsid w:val="00095E70"/>
    <w:rsid w:val="000A4DA5"/>
    <w:rsid w:val="000A63DF"/>
    <w:rsid w:val="000B7931"/>
    <w:rsid w:val="000C6C6A"/>
    <w:rsid w:val="000D27AD"/>
    <w:rsid w:val="000E1FAA"/>
    <w:rsid w:val="00104C40"/>
    <w:rsid w:val="00110D86"/>
    <w:rsid w:val="0011132D"/>
    <w:rsid w:val="00122183"/>
    <w:rsid w:val="00133589"/>
    <w:rsid w:val="001468C4"/>
    <w:rsid w:val="00177207"/>
    <w:rsid w:val="001816C4"/>
    <w:rsid w:val="00182934"/>
    <w:rsid w:val="00185650"/>
    <w:rsid w:val="00186702"/>
    <w:rsid w:val="0019354A"/>
    <w:rsid w:val="001A406A"/>
    <w:rsid w:val="001A6BED"/>
    <w:rsid w:val="001B563D"/>
    <w:rsid w:val="001C065E"/>
    <w:rsid w:val="001C0E99"/>
    <w:rsid w:val="001C3529"/>
    <w:rsid w:val="001D2817"/>
    <w:rsid w:val="001D34B1"/>
    <w:rsid w:val="001F4B2C"/>
    <w:rsid w:val="001F53E1"/>
    <w:rsid w:val="00200A77"/>
    <w:rsid w:val="00200FF2"/>
    <w:rsid w:val="00223D2F"/>
    <w:rsid w:val="002256FB"/>
    <w:rsid w:val="0022759E"/>
    <w:rsid w:val="00245E81"/>
    <w:rsid w:val="00252773"/>
    <w:rsid w:val="0025639C"/>
    <w:rsid w:val="00256AE9"/>
    <w:rsid w:val="00263DE7"/>
    <w:rsid w:val="00270ECE"/>
    <w:rsid w:val="00280D0D"/>
    <w:rsid w:val="00283D23"/>
    <w:rsid w:val="0028617E"/>
    <w:rsid w:val="00287662"/>
    <w:rsid w:val="0028795D"/>
    <w:rsid w:val="002915AF"/>
    <w:rsid w:val="00296D37"/>
    <w:rsid w:val="0029711E"/>
    <w:rsid w:val="002A156B"/>
    <w:rsid w:val="002A2660"/>
    <w:rsid w:val="002B1CBC"/>
    <w:rsid w:val="002C18B0"/>
    <w:rsid w:val="002C333C"/>
    <w:rsid w:val="002C3B09"/>
    <w:rsid w:val="002D413F"/>
    <w:rsid w:val="002E04FF"/>
    <w:rsid w:val="002F0692"/>
    <w:rsid w:val="0030495A"/>
    <w:rsid w:val="00310E9C"/>
    <w:rsid w:val="003125B3"/>
    <w:rsid w:val="003159AA"/>
    <w:rsid w:val="00322FF2"/>
    <w:rsid w:val="0032465C"/>
    <w:rsid w:val="00336124"/>
    <w:rsid w:val="003520AD"/>
    <w:rsid w:val="0036177D"/>
    <w:rsid w:val="00365001"/>
    <w:rsid w:val="0037067B"/>
    <w:rsid w:val="00374116"/>
    <w:rsid w:val="00391C27"/>
    <w:rsid w:val="003A5CA4"/>
    <w:rsid w:val="003B63E2"/>
    <w:rsid w:val="003C582B"/>
    <w:rsid w:val="003C58F0"/>
    <w:rsid w:val="003D3503"/>
    <w:rsid w:val="003D6CF2"/>
    <w:rsid w:val="003E43BA"/>
    <w:rsid w:val="003E6BDC"/>
    <w:rsid w:val="00405A03"/>
    <w:rsid w:val="00413430"/>
    <w:rsid w:val="00420537"/>
    <w:rsid w:val="00426B78"/>
    <w:rsid w:val="00435972"/>
    <w:rsid w:val="00452A71"/>
    <w:rsid w:val="00463AC4"/>
    <w:rsid w:val="0047083D"/>
    <w:rsid w:val="004739D1"/>
    <w:rsid w:val="004A48C4"/>
    <w:rsid w:val="004B0387"/>
    <w:rsid w:val="004B12CD"/>
    <w:rsid w:val="004B5481"/>
    <w:rsid w:val="004C117C"/>
    <w:rsid w:val="004C303F"/>
    <w:rsid w:val="004D27E9"/>
    <w:rsid w:val="004F0398"/>
    <w:rsid w:val="004F04D8"/>
    <w:rsid w:val="004F7C27"/>
    <w:rsid w:val="00512BD7"/>
    <w:rsid w:val="005140E8"/>
    <w:rsid w:val="00517C4E"/>
    <w:rsid w:val="00531292"/>
    <w:rsid w:val="00535A07"/>
    <w:rsid w:val="00535AFF"/>
    <w:rsid w:val="00551828"/>
    <w:rsid w:val="00562E0C"/>
    <w:rsid w:val="00575B4C"/>
    <w:rsid w:val="00591F47"/>
    <w:rsid w:val="005930CB"/>
    <w:rsid w:val="005A1677"/>
    <w:rsid w:val="005B263D"/>
    <w:rsid w:val="005C3551"/>
    <w:rsid w:val="005C4772"/>
    <w:rsid w:val="005C75BB"/>
    <w:rsid w:val="005D36F1"/>
    <w:rsid w:val="005D40D4"/>
    <w:rsid w:val="005E51B8"/>
    <w:rsid w:val="00605EDD"/>
    <w:rsid w:val="00612D29"/>
    <w:rsid w:val="0061596F"/>
    <w:rsid w:val="00620DB4"/>
    <w:rsid w:val="00622500"/>
    <w:rsid w:val="00624213"/>
    <w:rsid w:val="0063759A"/>
    <w:rsid w:val="006403E0"/>
    <w:rsid w:val="00644F73"/>
    <w:rsid w:val="00656245"/>
    <w:rsid w:val="0066538D"/>
    <w:rsid w:val="00671E10"/>
    <w:rsid w:val="006848F3"/>
    <w:rsid w:val="006A196B"/>
    <w:rsid w:val="006A1FFE"/>
    <w:rsid w:val="006A479E"/>
    <w:rsid w:val="006B715C"/>
    <w:rsid w:val="006C3E5B"/>
    <w:rsid w:val="006C59AF"/>
    <w:rsid w:val="006C6804"/>
    <w:rsid w:val="006C7F22"/>
    <w:rsid w:val="006D38AE"/>
    <w:rsid w:val="006E4639"/>
    <w:rsid w:val="006E4C26"/>
    <w:rsid w:val="006F3E32"/>
    <w:rsid w:val="00704CBC"/>
    <w:rsid w:val="00706AF5"/>
    <w:rsid w:val="00717C04"/>
    <w:rsid w:val="00725D49"/>
    <w:rsid w:val="00735581"/>
    <w:rsid w:val="007571A2"/>
    <w:rsid w:val="0076082E"/>
    <w:rsid w:val="007648DD"/>
    <w:rsid w:val="00765D69"/>
    <w:rsid w:val="0077251D"/>
    <w:rsid w:val="00774CE6"/>
    <w:rsid w:val="007754E5"/>
    <w:rsid w:val="0077777F"/>
    <w:rsid w:val="00780875"/>
    <w:rsid w:val="007951D9"/>
    <w:rsid w:val="00796F2F"/>
    <w:rsid w:val="0079791C"/>
    <w:rsid w:val="007A659A"/>
    <w:rsid w:val="007B0A57"/>
    <w:rsid w:val="007B32C1"/>
    <w:rsid w:val="007B5360"/>
    <w:rsid w:val="007B646B"/>
    <w:rsid w:val="007D4E0E"/>
    <w:rsid w:val="007E18EE"/>
    <w:rsid w:val="00803384"/>
    <w:rsid w:val="008158EE"/>
    <w:rsid w:val="00815DF0"/>
    <w:rsid w:val="0085014F"/>
    <w:rsid w:val="00850549"/>
    <w:rsid w:val="00854A01"/>
    <w:rsid w:val="0086124D"/>
    <w:rsid w:val="00867088"/>
    <w:rsid w:val="00871C5C"/>
    <w:rsid w:val="00872E41"/>
    <w:rsid w:val="00877842"/>
    <w:rsid w:val="00882483"/>
    <w:rsid w:val="008853C7"/>
    <w:rsid w:val="008854B5"/>
    <w:rsid w:val="00885A1B"/>
    <w:rsid w:val="008911E3"/>
    <w:rsid w:val="00896C0B"/>
    <w:rsid w:val="008A737B"/>
    <w:rsid w:val="008A7484"/>
    <w:rsid w:val="008B25D4"/>
    <w:rsid w:val="008B469D"/>
    <w:rsid w:val="008B54F9"/>
    <w:rsid w:val="008B5C13"/>
    <w:rsid w:val="008C2EFD"/>
    <w:rsid w:val="008C75FB"/>
    <w:rsid w:val="008F4C4B"/>
    <w:rsid w:val="008F5EB1"/>
    <w:rsid w:val="008F65E7"/>
    <w:rsid w:val="008F6FDA"/>
    <w:rsid w:val="00900858"/>
    <w:rsid w:val="00900BE7"/>
    <w:rsid w:val="00903BA4"/>
    <w:rsid w:val="00913109"/>
    <w:rsid w:val="00914031"/>
    <w:rsid w:val="00916E5C"/>
    <w:rsid w:val="00924357"/>
    <w:rsid w:val="00935B64"/>
    <w:rsid w:val="00945803"/>
    <w:rsid w:val="009475F5"/>
    <w:rsid w:val="0097272F"/>
    <w:rsid w:val="00973E30"/>
    <w:rsid w:val="00985ABE"/>
    <w:rsid w:val="00990AA7"/>
    <w:rsid w:val="00997B76"/>
    <w:rsid w:val="009A0641"/>
    <w:rsid w:val="009B0CAD"/>
    <w:rsid w:val="009C3C35"/>
    <w:rsid w:val="009C4B4B"/>
    <w:rsid w:val="009D3C45"/>
    <w:rsid w:val="009D7FD8"/>
    <w:rsid w:val="009E18F4"/>
    <w:rsid w:val="009E6421"/>
    <w:rsid w:val="009F59B7"/>
    <w:rsid w:val="009F68C6"/>
    <w:rsid w:val="00A01447"/>
    <w:rsid w:val="00A042BE"/>
    <w:rsid w:val="00A04900"/>
    <w:rsid w:val="00A04FB8"/>
    <w:rsid w:val="00A10657"/>
    <w:rsid w:val="00A27B6D"/>
    <w:rsid w:val="00A45838"/>
    <w:rsid w:val="00A45CCA"/>
    <w:rsid w:val="00A53C31"/>
    <w:rsid w:val="00A55279"/>
    <w:rsid w:val="00A5544E"/>
    <w:rsid w:val="00A5648D"/>
    <w:rsid w:val="00A66D51"/>
    <w:rsid w:val="00A74DEE"/>
    <w:rsid w:val="00A759C1"/>
    <w:rsid w:val="00A7799A"/>
    <w:rsid w:val="00A84658"/>
    <w:rsid w:val="00A949BD"/>
    <w:rsid w:val="00A958E2"/>
    <w:rsid w:val="00A9676E"/>
    <w:rsid w:val="00A96E18"/>
    <w:rsid w:val="00AA1D56"/>
    <w:rsid w:val="00AA29A2"/>
    <w:rsid w:val="00AA77A7"/>
    <w:rsid w:val="00AB23CF"/>
    <w:rsid w:val="00AB3271"/>
    <w:rsid w:val="00AD4342"/>
    <w:rsid w:val="00AD43EB"/>
    <w:rsid w:val="00AE00EF"/>
    <w:rsid w:val="00AE522C"/>
    <w:rsid w:val="00AE659E"/>
    <w:rsid w:val="00AF7C61"/>
    <w:rsid w:val="00B101D2"/>
    <w:rsid w:val="00B20226"/>
    <w:rsid w:val="00B20478"/>
    <w:rsid w:val="00B30B70"/>
    <w:rsid w:val="00B30C4D"/>
    <w:rsid w:val="00B400A3"/>
    <w:rsid w:val="00B417C8"/>
    <w:rsid w:val="00B6020E"/>
    <w:rsid w:val="00B61CBE"/>
    <w:rsid w:val="00B64C9D"/>
    <w:rsid w:val="00B651B8"/>
    <w:rsid w:val="00B83649"/>
    <w:rsid w:val="00B916AF"/>
    <w:rsid w:val="00B942EF"/>
    <w:rsid w:val="00BA29FE"/>
    <w:rsid w:val="00BA72F4"/>
    <w:rsid w:val="00BB4AFD"/>
    <w:rsid w:val="00BB5CF1"/>
    <w:rsid w:val="00BC0FFB"/>
    <w:rsid w:val="00BC1168"/>
    <w:rsid w:val="00BC4040"/>
    <w:rsid w:val="00BF0630"/>
    <w:rsid w:val="00BF5B16"/>
    <w:rsid w:val="00C0277E"/>
    <w:rsid w:val="00C16E3E"/>
    <w:rsid w:val="00C20DD1"/>
    <w:rsid w:val="00C23952"/>
    <w:rsid w:val="00C35474"/>
    <w:rsid w:val="00C414C6"/>
    <w:rsid w:val="00C43BDC"/>
    <w:rsid w:val="00C55AE9"/>
    <w:rsid w:val="00C5762F"/>
    <w:rsid w:val="00C649AF"/>
    <w:rsid w:val="00C64D6B"/>
    <w:rsid w:val="00C662AA"/>
    <w:rsid w:val="00C67551"/>
    <w:rsid w:val="00C7269F"/>
    <w:rsid w:val="00C8185D"/>
    <w:rsid w:val="00C81F97"/>
    <w:rsid w:val="00C8366A"/>
    <w:rsid w:val="00C947A9"/>
    <w:rsid w:val="00CA20FC"/>
    <w:rsid w:val="00CA3ED8"/>
    <w:rsid w:val="00CA6FE4"/>
    <w:rsid w:val="00CB4A9E"/>
    <w:rsid w:val="00CB4C9B"/>
    <w:rsid w:val="00CC5A42"/>
    <w:rsid w:val="00D21F5A"/>
    <w:rsid w:val="00D24BDD"/>
    <w:rsid w:val="00D25229"/>
    <w:rsid w:val="00D27F52"/>
    <w:rsid w:val="00D30020"/>
    <w:rsid w:val="00D40C53"/>
    <w:rsid w:val="00D46C85"/>
    <w:rsid w:val="00D506D7"/>
    <w:rsid w:val="00D57B36"/>
    <w:rsid w:val="00D603D2"/>
    <w:rsid w:val="00D61B32"/>
    <w:rsid w:val="00D655BE"/>
    <w:rsid w:val="00D70F00"/>
    <w:rsid w:val="00D739A5"/>
    <w:rsid w:val="00D73C4C"/>
    <w:rsid w:val="00D95238"/>
    <w:rsid w:val="00DA0E50"/>
    <w:rsid w:val="00DA166E"/>
    <w:rsid w:val="00DA68F9"/>
    <w:rsid w:val="00DB67D1"/>
    <w:rsid w:val="00DC018B"/>
    <w:rsid w:val="00DE50E0"/>
    <w:rsid w:val="00DF1F80"/>
    <w:rsid w:val="00E004CF"/>
    <w:rsid w:val="00E05600"/>
    <w:rsid w:val="00E102CA"/>
    <w:rsid w:val="00E14171"/>
    <w:rsid w:val="00E217EE"/>
    <w:rsid w:val="00E34184"/>
    <w:rsid w:val="00E40D72"/>
    <w:rsid w:val="00E50034"/>
    <w:rsid w:val="00E539F3"/>
    <w:rsid w:val="00E67F42"/>
    <w:rsid w:val="00E842E0"/>
    <w:rsid w:val="00E91BB5"/>
    <w:rsid w:val="00E92A03"/>
    <w:rsid w:val="00E945CB"/>
    <w:rsid w:val="00E95C8F"/>
    <w:rsid w:val="00E95CD0"/>
    <w:rsid w:val="00EA2916"/>
    <w:rsid w:val="00EB0295"/>
    <w:rsid w:val="00EB4B45"/>
    <w:rsid w:val="00EB73F7"/>
    <w:rsid w:val="00EC3DC6"/>
    <w:rsid w:val="00EC7100"/>
    <w:rsid w:val="00ED0ED0"/>
    <w:rsid w:val="00EE35B6"/>
    <w:rsid w:val="00EE3C19"/>
    <w:rsid w:val="00EE74DE"/>
    <w:rsid w:val="00EE7A41"/>
    <w:rsid w:val="00EF2386"/>
    <w:rsid w:val="00EF7D1D"/>
    <w:rsid w:val="00F02054"/>
    <w:rsid w:val="00F13F00"/>
    <w:rsid w:val="00F16E13"/>
    <w:rsid w:val="00F24213"/>
    <w:rsid w:val="00F27192"/>
    <w:rsid w:val="00F41606"/>
    <w:rsid w:val="00F47D9D"/>
    <w:rsid w:val="00F574F8"/>
    <w:rsid w:val="00F660B9"/>
    <w:rsid w:val="00F667D3"/>
    <w:rsid w:val="00F70408"/>
    <w:rsid w:val="00F71DAA"/>
    <w:rsid w:val="00F87086"/>
    <w:rsid w:val="00F91F10"/>
    <w:rsid w:val="00F96C82"/>
    <w:rsid w:val="00FA1068"/>
    <w:rsid w:val="00FA4AF2"/>
    <w:rsid w:val="00FC0E00"/>
    <w:rsid w:val="00FC163D"/>
    <w:rsid w:val="00FC73A3"/>
    <w:rsid w:val="00FD533E"/>
    <w:rsid w:val="00FD534E"/>
    <w:rsid w:val="00FD7C50"/>
    <w:rsid w:val="00FF3D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5C"/>
    <w:pPr>
      <w:suppressAutoHyphens w:val="0"/>
    </w:pPr>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ohit Devanagari"/>
      <w:kern w:val="2"/>
      <w:sz w:val="28"/>
      <w:szCs w:val="28"/>
      <w:lang w:eastAsia="zh-CN" w:bidi="hi-IN"/>
    </w:rPr>
  </w:style>
  <w:style w:type="paragraph" w:styleId="BodyText">
    <w:name w:val="Body Text"/>
    <w:basedOn w:val="Normal"/>
    <w:pPr>
      <w:suppressAutoHyphens/>
      <w:spacing w:after="140" w:line="276" w:lineRule="auto"/>
    </w:pPr>
    <w:rPr>
      <w:rFonts w:ascii="Liberation Serif" w:eastAsia="Noto Serif CJK SC"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Noto Serif CJK SC" w:hAnsi="Liberation Serif" w:cs="Lohit Devanagari"/>
      <w:i/>
      <w:iCs/>
      <w:kern w:val="2"/>
      <w:lang w:eastAsia="zh-CN" w:bidi="hi-IN"/>
    </w:rPr>
  </w:style>
  <w:style w:type="paragraph" w:customStyle="1" w:styleId="Index">
    <w:name w:val="Index"/>
    <w:basedOn w:val="Normal"/>
    <w:qFormat/>
    <w:pPr>
      <w:suppressLineNumbers/>
      <w:suppressAutoHyphens/>
    </w:pPr>
    <w:rPr>
      <w:rFonts w:ascii="Liberation Serif" w:eastAsia="Noto Serif CJK SC" w:hAnsi="Liberation Serif" w:cs="Lohit Devanagari"/>
      <w:kern w:val="2"/>
      <w:lang w:eastAsia="zh-CN" w:bidi="hi-IN"/>
    </w:rPr>
  </w:style>
  <w:style w:type="paragraph" w:customStyle="1" w:styleId="TableContents">
    <w:name w:val="Table Contents"/>
    <w:basedOn w:val="Normal"/>
    <w:qFormat/>
    <w:pPr>
      <w:widowControl w:val="0"/>
      <w:suppressLineNumbers/>
      <w:suppressAutoHyphens/>
    </w:pPr>
    <w:rPr>
      <w:rFonts w:ascii="Liberation Serif" w:eastAsia="Noto Serif CJK SC" w:hAnsi="Liberation Serif" w:cs="Lohit Devanagari"/>
      <w:kern w:val="2"/>
      <w:lang w:eastAsia="zh-CN" w:bidi="hi-IN"/>
    </w:r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suppressAutoHyphens/>
    </w:pPr>
    <w:rPr>
      <w:rFonts w:ascii="Liberation Serif" w:eastAsia="Noto Serif CJK SC" w:hAnsi="Liberation Serif" w:cs="Lohit Devanagari"/>
      <w:kern w:val="2"/>
      <w:lang w:eastAsia="zh-CN" w:bidi="hi-IN"/>
    </w:r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pPr>
      <w:suppressAutoHyphens/>
    </w:pPr>
    <w:rPr>
      <w:rFonts w:ascii="Liberation Serif" w:eastAsia="Noto Serif CJK SC" w:hAnsi="Liberation Serif" w:cs="Lohit Devanagari"/>
      <w:kern w:val="2"/>
      <w:lang w:eastAsia="zh-CN" w:bidi="hi-IN"/>
    </w:rPr>
  </w:style>
  <w:style w:type="paragraph" w:customStyle="1" w:styleId="PreformattedText">
    <w:name w:val="Preformatted Text"/>
    <w:basedOn w:val="Normal"/>
    <w:qFormat/>
    <w:pPr>
      <w:suppressAutoHyphens/>
    </w:pPr>
    <w:rPr>
      <w:rFonts w:ascii="Liberation Mono" w:eastAsia="Noto Sans Mono CJK SC" w:hAnsi="Liberation Mono" w:cs="Liberation Mono"/>
      <w:kern w:val="2"/>
      <w:sz w:val="20"/>
      <w:szCs w:val="20"/>
      <w:lang w:eastAsia="zh-CN" w:bidi="hi-IN"/>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pPr>
      <w:suppressAutoHyphens/>
    </w:pPr>
    <w:rPr>
      <w:rFonts w:ascii="Liberation Serif" w:eastAsia="Noto Serif CJK SC" w:hAnsi="Liberation Serif" w:cs="Mangal"/>
      <w:kern w:val="2"/>
      <w:sz w:val="20"/>
      <w:szCs w:val="18"/>
      <w:lang w:eastAsia="zh-CN" w:bidi="hi-IN"/>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 w:type="paragraph" w:styleId="NormalWeb">
    <w:name w:val="Normal (Web)"/>
    <w:basedOn w:val="Normal"/>
    <w:uiPriority w:val="99"/>
    <w:semiHidden/>
    <w:unhideWhenUsed/>
    <w:rsid w:val="00F27192"/>
    <w:rPr>
      <w:rFonts w:cs="Mangal"/>
      <w:szCs w:val="21"/>
    </w:rPr>
  </w:style>
  <w:style w:type="paragraph" w:styleId="Bibliography">
    <w:name w:val="Bibliography"/>
    <w:basedOn w:val="Normal"/>
    <w:next w:val="Normal"/>
    <w:uiPriority w:val="37"/>
    <w:unhideWhenUsed/>
    <w:rsid w:val="00FC73A3"/>
    <w:pPr>
      <w:suppressAutoHyphens/>
      <w:spacing w:after="240"/>
      <w:ind w:left="720" w:hanging="720"/>
    </w:pPr>
    <w:rPr>
      <w:rFonts w:ascii="Liberation Serif" w:eastAsia="Noto Serif CJK SC" w:hAnsi="Liberation Serif" w:cs="Mangal"/>
      <w:kern w:val="2"/>
      <w:szCs w:val="21"/>
      <w:lang w:eastAsia="zh-CN" w:bidi="hi-IN"/>
    </w:rPr>
  </w:style>
  <w:style w:type="character" w:styleId="Strong">
    <w:name w:val="Strong"/>
    <w:basedOn w:val="DefaultParagraphFont"/>
    <w:uiPriority w:val="22"/>
    <w:qFormat/>
    <w:rsid w:val="00AA29A2"/>
    <w:rPr>
      <w:b/>
      <w:bCs/>
    </w:rPr>
  </w:style>
  <w:style w:type="paragraph" w:styleId="HTMLPreformatted">
    <w:name w:val="HTML Preformatted"/>
    <w:basedOn w:val="Normal"/>
    <w:link w:val="HTMLPreformattedChar"/>
    <w:uiPriority w:val="99"/>
    <w:semiHidden/>
    <w:unhideWhenUsed/>
    <w:rsid w:val="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465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32465C"/>
    <w:rPr>
      <w:rFonts w:ascii="Courier New" w:eastAsia="Times New Roman" w:hAnsi="Courier New" w:cs="Courier New"/>
      <w:sz w:val="20"/>
      <w:szCs w:val="20"/>
    </w:rPr>
  </w:style>
  <w:style w:type="character" w:customStyle="1" w:styleId="hljs-comment">
    <w:name w:val="hljs-comment"/>
    <w:basedOn w:val="DefaultParagraphFont"/>
    <w:rsid w:val="0032465C"/>
  </w:style>
  <w:style w:type="character" w:customStyle="1" w:styleId="hljs-keyword">
    <w:name w:val="hljs-keyword"/>
    <w:basedOn w:val="DefaultParagraphFont"/>
    <w:rsid w:val="0032465C"/>
  </w:style>
  <w:style w:type="character" w:customStyle="1" w:styleId="hljs-number">
    <w:name w:val="hljs-number"/>
    <w:basedOn w:val="DefaultParagraphFont"/>
    <w:rsid w:val="0032465C"/>
  </w:style>
  <w:style w:type="character" w:customStyle="1" w:styleId="hljs-string">
    <w:name w:val="hljs-string"/>
    <w:basedOn w:val="DefaultParagraphFont"/>
    <w:rsid w:val="0032465C"/>
  </w:style>
  <w:style w:type="character" w:customStyle="1" w:styleId="hljs-builtin">
    <w:name w:val="hljs-built_in"/>
    <w:basedOn w:val="DefaultParagraphFont"/>
    <w:rsid w:val="0032465C"/>
  </w:style>
  <w:style w:type="character" w:customStyle="1" w:styleId="hljs-attr">
    <w:name w:val="hljs-attr"/>
    <w:basedOn w:val="DefaultParagraphFont"/>
    <w:rsid w:val="00324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4887">
      <w:bodyDiv w:val="1"/>
      <w:marLeft w:val="0"/>
      <w:marRight w:val="0"/>
      <w:marTop w:val="0"/>
      <w:marBottom w:val="0"/>
      <w:divBdr>
        <w:top w:val="none" w:sz="0" w:space="0" w:color="auto"/>
        <w:left w:val="none" w:sz="0" w:space="0" w:color="auto"/>
        <w:bottom w:val="none" w:sz="0" w:space="0" w:color="auto"/>
        <w:right w:val="none" w:sz="0" w:space="0" w:color="auto"/>
      </w:divBdr>
      <w:divsChild>
        <w:div w:id="1502231760">
          <w:marLeft w:val="0"/>
          <w:marRight w:val="0"/>
          <w:marTop w:val="0"/>
          <w:marBottom w:val="0"/>
          <w:divBdr>
            <w:top w:val="none" w:sz="0" w:space="0" w:color="auto"/>
            <w:left w:val="none" w:sz="0" w:space="0" w:color="auto"/>
            <w:bottom w:val="none" w:sz="0" w:space="0" w:color="auto"/>
            <w:right w:val="none" w:sz="0" w:space="0" w:color="auto"/>
          </w:divBdr>
          <w:divsChild>
            <w:div w:id="2029939632">
              <w:marLeft w:val="0"/>
              <w:marRight w:val="0"/>
              <w:marTop w:val="0"/>
              <w:marBottom w:val="0"/>
              <w:divBdr>
                <w:top w:val="none" w:sz="0" w:space="0" w:color="auto"/>
                <w:left w:val="none" w:sz="0" w:space="0" w:color="auto"/>
                <w:bottom w:val="none" w:sz="0" w:space="0" w:color="auto"/>
                <w:right w:val="none" w:sz="0" w:space="0" w:color="auto"/>
              </w:divBdr>
              <w:divsChild>
                <w:div w:id="1814251978">
                  <w:marLeft w:val="0"/>
                  <w:marRight w:val="0"/>
                  <w:marTop w:val="0"/>
                  <w:marBottom w:val="0"/>
                  <w:divBdr>
                    <w:top w:val="none" w:sz="0" w:space="0" w:color="auto"/>
                    <w:left w:val="none" w:sz="0" w:space="0" w:color="auto"/>
                    <w:bottom w:val="none" w:sz="0" w:space="0" w:color="auto"/>
                    <w:right w:val="none" w:sz="0" w:space="0" w:color="auto"/>
                  </w:divBdr>
                  <w:divsChild>
                    <w:div w:id="45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76266">
      <w:bodyDiv w:val="1"/>
      <w:marLeft w:val="0"/>
      <w:marRight w:val="0"/>
      <w:marTop w:val="0"/>
      <w:marBottom w:val="0"/>
      <w:divBdr>
        <w:top w:val="none" w:sz="0" w:space="0" w:color="auto"/>
        <w:left w:val="none" w:sz="0" w:space="0" w:color="auto"/>
        <w:bottom w:val="none" w:sz="0" w:space="0" w:color="auto"/>
        <w:right w:val="none" w:sz="0" w:space="0" w:color="auto"/>
      </w:divBdr>
      <w:divsChild>
        <w:div w:id="1125780658">
          <w:marLeft w:val="0"/>
          <w:marRight w:val="0"/>
          <w:marTop w:val="0"/>
          <w:marBottom w:val="0"/>
          <w:divBdr>
            <w:top w:val="none" w:sz="0" w:space="0" w:color="auto"/>
            <w:left w:val="none" w:sz="0" w:space="0" w:color="auto"/>
            <w:bottom w:val="none" w:sz="0" w:space="0" w:color="auto"/>
            <w:right w:val="none" w:sz="0" w:space="0" w:color="auto"/>
          </w:divBdr>
          <w:divsChild>
            <w:div w:id="1177689989">
              <w:marLeft w:val="0"/>
              <w:marRight w:val="0"/>
              <w:marTop w:val="0"/>
              <w:marBottom w:val="0"/>
              <w:divBdr>
                <w:top w:val="none" w:sz="0" w:space="0" w:color="auto"/>
                <w:left w:val="none" w:sz="0" w:space="0" w:color="auto"/>
                <w:bottom w:val="none" w:sz="0" w:space="0" w:color="auto"/>
                <w:right w:val="none" w:sz="0" w:space="0" w:color="auto"/>
              </w:divBdr>
              <w:divsChild>
                <w:div w:id="1619331718">
                  <w:marLeft w:val="0"/>
                  <w:marRight w:val="0"/>
                  <w:marTop w:val="0"/>
                  <w:marBottom w:val="0"/>
                  <w:divBdr>
                    <w:top w:val="none" w:sz="0" w:space="0" w:color="auto"/>
                    <w:left w:val="none" w:sz="0" w:space="0" w:color="auto"/>
                    <w:bottom w:val="none" w:sz="0" w:space="0" w:color="auto"/>
                    <w:right w:val="none" w:sz="0" w:space="0" w:color="auto"/>
                  </w:divBdr>
                  <w:divsChild>
                    <w:div w:id="4927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2897">
      <w:bodyDiv w:val="1"/>
      <w:marLeft w:val="0"/>
      <w:marRight w:val="0"/>
      <w:marTop w:val="0"/>
      <w:marBottom w:val="0"/>
      <w:divBdr>
        <w:top w:val="none" w:sz="0" w:space="0" w:color="auto"/>
        <w:left w:val="none" w:sz="0" w:space="0" w:color="auto"/>
        <w:bottom w:val="none" w:sz="0" w:space="0" w:color="auto"/>
        <w:right w:val="none" w:sz="0" w:space="0" w:color="auto"/>
      </w:divBdr>
      <w:divsChild>
        <w:div w:id="1066142995">
          <w:marLeft w:val="0"/>
          <w:marRight w:val="0"/>
          <w:marTop w:val="0"/>
          <w:marBottom w:val="0"/>
          <w:divBdr>
            <w:top w:val="none" w:sz="0" w:space="0" w:color="auto"/>
            <w:left w:val="none" w:sz="0" w:space="0" w:color="auto"/>
            <w:bottom w:val="none" w:sz="0" w:space="0" w:color="auto"/>
            <w:right w:val="none" w:sz="0" w:space="0" w:color="auto"/>
          </w:divBdr>
          <w:divsChild>
            <w:div w:id="2098674510">
              <w:marLeft w:val="0"/>
              <w:marRight w:val="0"/>
              <w:marTop w:val="0"/>
              <w:marBottom w:val="0"/>
              <w:divBdr>
                <w:top w:val="none" w:sz="0" w:space="0" w:color="auto"/>
                <w:left w:val="none" w:sz="0" w:space="0" w:color="auto"/>
                <w:bottom w:val="none" w:sz="0" w:space="0" w:color="auto"/>
                <w:right w:val="none" w:sz="0" w:space="0" w:color="auto"/>
              </w:divBdr>
              <w:divsChild>
                <w:div w:id="1220826411">
                  <w:marLeft w:val="0"/>
                  <w:marRight w:val="0"/>
                  <w:marTop w:val="0"/>
                  <w:marBottom w:val="0"/>
                  <w:divBdr>
                    <w:top w:val="none" w:sz="0" w:space="0" w:color="auto"/>
                    <w:left w:val="none" w:sz="0" w:space="0" w:color="auto"/>
                    <w:bottom w:val="none" w:sz="0" w:space="0" w:color="auto"/>
                    <w:right w:val="none" w:sz="0" w:space="0" w:color="auto"/>
                  </w:divBdr>
                  <w:divsChild>
                    <w:div w:id="7042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63005">
      <w:bodyDiv w:val="1"/>
      <w:marLeft w:val="0"/>
      <w:marRight w:val="0"/>
      <w:marTop w:val="0"/>
      <w:marBottom w:val="0"/>
      <w:divBdr>
        <w:top w:val="none" w:sz="0" w:space="0" w:color="auto"/>
        <w:left w:val="none" w:sz="0" w:space="0" w:color="auto"/>
        <w:bottom w:val="none" w:sz="0" w:space="0" w:color="auto"/>
        <w:right w:val="none" w:sz="0" w:space="0" w:color="auto"/>
      </w:divBdr>
      <w:divsChild>
        <w:div w:id="180096465">
          <w:marLeft w:val="0"/>
          <w:marRight w:val="0"/>
          <w:marTop w:val="0"/>
          <w:marBottom w:val="0"/>
          <w:divBdr>
            <w:top w:val="none" w:sz="0" w:space="0" w:color="auto"/>
            <w:left w:val="none" w:sz="0" w:space="0" w:color="auto"/>
            <w:bottom w:val="none" w:sz="0" w:space="0" w:color="auto"/>
            <w:right w:val="none" w:sz="0" w:space="0" w:color="auto"/>
          </w:divBdr>
          <w:divsChild>
            <w:div w:id="652031584">
              <w:marLeft w:val="0"/>
              <w:marRight w:val="0"/>
              <w:marTop w:val="0"/>
              <w:marBottom w:val="0"/>
              <w:divBdr>
                <w:top w:val="none" w:sz="0" w:space="0" w:color="auto"/>
                <w:left w:val="none" w:sz="0" w:space="0" w:color="auto"/>
                <w:bottom w:val="none" w:sz="0" w:space="0" w:color="auto"/>
                <w:right w:val="none" w:sz="0" w:space="0" w:color="auto"/>
              </w:divBdr>
              <w:divsChild>
                <w:div w:id="1166629271">
                  <w:marLeft w:val="0"/>
                  <w:marRight w:val="0"/>
                  <w:marTop w:val="0"/>
                  <w:marBottom w:val="0"/>
                  <w:divBdr>
                    <w:top w:val="none" w:sz="0" w:space="0" w:color="auto"/>
                    <w:left w:val="none" w:sz="0" w:space="0" w:color="auto"/>
                    <w:bottom w:val="none" w:sz="0" w:space="0" w:color="auto"/>
                    <w:right w:val="none" w:sz="0" w:space="0" w:color="auto"/>
                  </w:divBdr>
                  <w:divsChild>
                    <w:div w:id="14441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6226">
      <w:bodyDiv w:val="1"/>
      <w:marLeft w:val="0"/>
      <w:marRight w:val="0"/>
      <w:marTop w:val="0"/>
      <w:marBottom w:val="0"/>
      <w:divBdr>
        <w:top w:val="none" w:sz="0" w:space="0" w:color="auto"/>
        <w:left w:val="none" w:sz="0" w:space="0" w:color="auto"/>
        <w:bottom w:val="none" w:sz="0" w:space="0" w:color="auto"/>
        <w:right w:val="none" w:sz="0" w:space="0" w:color="auto"/>
      </w:divBdr>
    </w:div>
    <w:div w:id="660282028">
      <w:bodyDiv w:val="1"/>
      <w:marLeft w:val="0"/>
      <w:marRight w:val="0"/>
      <w:marTop w:val="0"/>
      <w:marBottom w:val="0"/>
      <w:divBdr>
        <w:top w:val="none" w:sz="0" w:space="0" w:color="auto"/>
        <w:left w:val="none" w:sz="0" w:space="0" w:color="auto"/>
        <w:bottom w:val="none" w:sz="0" w:space="0" w:color="auto"/>
        <w:right w:val="none" w:sz="0" w:space="0" w:color="auto"/>
      </w:divBdr>
      <w:divsChild>
        <w:div w:id="1495611790">
          <w:marLeft w:val="0"/>
          <w:marRight w:val="0"/>
          <w:marTop w:val="0"/>
          <w:marBottom w:val="0"/>
          <w:divBdr>
            <w:top w:val="none" w:sz="0" w:space="0" w:color="auto"/>
            <w:left w:val="none" w:sz="0" w:space="0" w:color="auto"/>
            <w:bottom w:val="none" w:sz="0" w:space="0" w:color="auto"/>
            <w:right w:val="none" w:sz="0" w:space="0" w:color="auto"/>
          </w:divBdr>
          <w:divsChild>
            <w:div w:id="686061886">
              <w:marLeft w:val="0"/>
              <w:marRight w:val="0"/>
              <w:marTop w:val="0"/>
              <w:marBottom w:val="0"/>
              <w:divBdr>
                <w:top w:val="none" w:sz="0" w:space="0" w:color="auto"/>
                <w:left w:val="none" w:sz="0" w:space="0" w:color="auto"/>
                <w:bottom w:val="none" w:sz="0" w:space="0" w:color="auto"/>
                <w:right w:val="none" w:sz="0" w:space="0" w:color="auto"/>
              </w:divBdr>
              <w:divsChild>
                <w:div w:id="1882129166">
                  <w:marLeft w:val="0"/>
                  <w:marRight w:val="0"/>
                  <w:marTop w:val="0"/>
                  <w:marBottom w:val="0"/>
                  <w:divBdr>
                    <w:top w:val="none" w:sz="0" w:space="0" w:color="auto"/>
                    <w:left w:val="none" w:sz="0" w:space="0" w:color="auto"/>
                    <w:bottom w:val="none" w:sz="0" w:space="0" w:color="auto"/>
                    <w:right w:val="none" w:sz="0" w:space="0" w:color="auto"/>
                  </w:divBdr>
                  <w:divsChild>
                    <w:div w:id="1442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142">
      <w:bodyDiv w:val="1"/>
      <w:marLeft w:val="0"/>
      <w:marRight w:val="0"/>
      <w:marTop w:val="0"/>
      <w:marBottom w:val="0"/>
      <w:divBdr>
        <w:top w:val="none" w:sz="0" w:space="0" w:color="auto"/>
        <w:left w:val="none" w:sz="0" w:space="0" w:color="auto"/>
        <w:bottom w:val="none" w:sz="0" w:space="0" w:color="auto"/>
        <w:right w:val="none" w:sz="0" w:space="0" w:color="auto"/>
      </w:divBdr>
      <w:divsChild>
        <w:div w:id="661397460">
          <w:marLeft w:val="0"/>
          <w:marRight w:val="0"/>
          <w:marTop w:val="0"/>
          <w:marBottom w:val="0"/>
          <w:divBdr>
            <w:top w:val="none" w:sz="0" w:space="0" w:color="auto"/>
            <w:left w:val="none" w:sz="0" w:space="0" w:color="auto"/>
            <w:bottom w:val="none" w:sz="0" w:space="0" w:color="auto"/>
            <w:right w:val="none" w:sz="0" w:space="0" w:color="auto"/>
          </w:divBdr>
          <w:divsChild>
            <w:div w:id="1246258898">
              <w:marLeft w:val="0"/>
              <w:marRight w:val="0"/>
              <w:marTop w:val="0"/>
              <w:marBottom w:val="0"/>
              <w:divBdr>
                <w:top w:val="none" w:sz="0" w:space="0" w:color="auto"/>
                <w:left w:val="none" w:sz="0" w:space="0" w:color="auto"/>
                <w:bottom w:val="none" w:sz="0" w:space="0" w:color="auto"/>
                <w:right w:val="none" w:sz="0" w:space="0" w:color="auto"/>
              </w:divBdr>
              <w:divsChild>
                <w:div w:id="1419785405">
                  <w:marLeft w:val="0"/>
                  <w:marRight w:val="0"/>
                  <w:marTop w:val="0"/>
                  <w:marBottom w:val="0"/>
                  <w:divBdr>
                    <w:top w:val="none" w:sz="0" w:space="0" w:color="auto"/>
                    <w:left w:val="none" w:sz="0" w:space="0" w:color="auto"/>
                    <w:bottom w:val="none" w:sz="0" w:space="0" w:color="auto"/>
                    <w:right w:val="none" w:sz="0" w:space="0" w:color="auto"/>
                  </w:divBdr>
                  <w:divsChild>
                    <w:div w:id="240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07652">
      <w:bodyDiv w:val="1"/>
      <w:marLeft w:val="0"/>
      <w:marRight w:val="0"/>
      <w:marTop w:val="0"/>
      <w:marBottom w:val="0"/>
      <w:divBdr>
        <w:top w:val="none" w:sz="0" w:space="0" w:color="auto"/>
        <w:left w:val="none" w:sz="0" w:space="0" w:color="auto"/>
        <w:bottom w:val="none" w:sz="0" w:space="0" w:color="auto"/>
        <w:right w:val="none" w:sz="0" w:space="0" w:color="auto"/>
      </w:divBdr>
      <w:divsChild>
        <w:div w:id="699093002">
          <w:marLeft w:val="0"/>
          <w:marRight w:val="0"/>
          <w:marTop w:val="0"/>
          <w:marBottom w:val="0"/>
          <w:divBdr>
            <w:top w:val="none" w:sz="0" w:space="0" w:color="auto"/>
            <w:left w:val="none" w:sz="0" w:space="0" w:color="auto"/>
            <w:bottom w:val="none" w:sz="0" w:space="0" w:color="auto"/>
            <w:right w:val="none" w:sz="0" w:space="0" w:color="auto"/>
          </w:divBdr>
          <w:divsChild>
            <w:div w:id="269094107">
              <w:marLeft w:val="0"/>
              <w:marRight w:val="0"/>
              <w:marTop w:val="0"/>
              <w:marBottom w:val="0"/>
              <w:divBdr>
                <w:top w:val="none" w:sz="0" w:space="0" w:color="auto"/>
                <w:left w:val="none" w:sz="0" w:space="0" w:color="auto"/>
                <w:bottom w:val="none" w:sz="0" w:space="0" w:color="auto"/>
                <w:right w:val="none" w:sz="0" w:space="0" w:color="auto"/>
              </w:divBdr>
              <w:divsChild>
                <w:div w:id="355234254">
                  <w:marLeft w:val="0"/>
                  <w:marRight w:val="0"/>
                  <w:marTop w:val="0"/>
                  <w:marBottom w:val="0"/>
                  <w:divBdr>
                    <w:top w:val="none" w:sz="0" w:space="0" w:color="auto"/>
                    <w:left w:val="none" w:sz="0" w:space="0" w:color="auto"/>
                    <w:bottom w:val="none" w:sz="0" w:space="0" w:color="auto"/>
                    <w:right w:val="none" w:sz="0" w:space="0" w:color="auto"/>
                  </w:divBdr>
                  <w:divsChild>
                    <w:div w:id="929970554">
                      <w:marLeft w:val="0"/>
                      <w:marRight w:val="0"/>
                      <w:marTop w:val="0"/>
                      <w:marBottom w:val="0"/>
                      <w:divBdr>
                        <w:top w:val="none" w:sz="0" w:space="0" w:color="auto"/>
                        <w:left w:val="none" w:sz="0" w:space="0" w:color="auto"/>
                        <w:bottom w:val="none" w:sz="0" w:space="0" w:color="auto"/>
                        <w:right w:val="none" w:sz="0" w:space="0" w:color="auto"/>
                      </w:divBdr>
                      <w:divsChild>
                        <w:div w:id="2038004753">
                          <w:marLeft w:val="0"/>
                          <w:marRight w:val="0"/>
                          <w:marTop w:val="0"/>
                          <w:marBottom w:val="0"/>
                          <w:divBdr>
                            <w:top w:val="none" w:sz="0" w:space="0" w:color="auto"/>
                            <w:left w:val="none" w:sz="0" w:space="0" w:color="auto"/>
                            <w:bottom w:val="none" w:sz="0" w:space="0" w:color="auto"/>
                            <w:right w:val="none" w:sz="0" w:space="0" w:color="auto"/>
                          </w:divBdr>
                          <w:divsChild>
                            <w:div w:id="1697342841">
                              <w:marLeft w:val="0"/>
                              <w:marRight w:val="0"/>
                              <w:marTop w:val="0"/>
                              <w:marBottom w:val="0"/>
                              <w:divBdr>
                                <w:top w:val="none" w:sz="0" w:space="0" w:color="auto"/>
                                <w:left w:val="none" w:sz="0" w:space="0" w:color="auto"/>
                                <w:bottom w:val="none" w:sz="0" w:space="0" w:color="auto"/>
                                <w:right w:val="none" w:sz="0" w:space="0" w:color="auto"/>
                              </w:divBdr>
                              <w:divsChild>
                                <w:div w:id="843401390">
                                  <w:marLeft w:val="0"/>
                                  <w:marRight w:val="0"/>
                                  <w:marTop w:val="0"/>
                                  <w:marBottom w:val="0"/>
                                  <w:divBdr>
                                    <w:top w:val="none" w:sz="0" w:space="0" w:color="auto"/>
                                    <w:left w:val="none" w:sz="0" w:space="0" w:color="auto"/>
                                    <w:bottom w:val="none" w:sz="0" w:space="0" w:color="auto"/>
                                    <w:right w:val="none" w:sz="0" w:space="0" w:color="auto"/>
                                  </w:divBdr>
                                  <w:divsChild>
                                    <w:div w:id="608859509">
                                      <w:marLeft w:val="0"/>
                                      <w:marRight w:val="0"/>
                                      <w:marTop w:val="0"/>
                                      <w:marBottom w:val="0"/>
                                      <w:divBdr>
                                        <w:top w:val="none" w:sz="0" w:space="0" w:color="auto"/>
                                        <w:left w:val="none" w:sz="0" w:space="0" w:color="auto"/>
                                        <w:bottom w:val="none" w:sz="0" w:space="0" w:color="auto"/>
                                        <w:right w:val="none" w:sz="0" w:space="0" w:color="auto"/>
                                      </w:divBdr>
                                      <w:divsChild>
                                        <w:div w:id="1335574767">
                                          <w:marLeft w:val="0"/>
                                          <w:marRight w:val="0"/>
                                          <w:marTop w:val="0"/>
                                          <w:marBottom w:val="0"/>
                                          <w:divBdr>
                                            <w:top w:val="none" w:sz="0" w:space="0" w:color="auto"/>
                                            <w:left w:val="none" w:sz="0" w:space="0" w:color="auto"/>
                                            <w:bottom w:val="none" w:sz="0" w:space="0" w:color="auto"/>
                                            <w:right w:val="none" w:sz="0" w:space="0" w:color="auto"/>
                                          </w:divBdr>
                                          <w:divsChild>
                                            <w:div w:id="237331561">
                                              <w:marLeft w:val="0"/>
                                              <w:marRight w:val="0"/>
                                              <w:marTop w:val="0"/>
                                              <w:marBottom w:val="0"/>
                                              <w:divBdr>
                                                <w:top w:val="none" w:sz="0" w:space="0" w:color="auto"/>
                                                <w:left w:val="none" w:sz="0" w:space="0" w:color="auto"/>
                                                <w:bottom w:val="none" w:sz="0" w:space="0" w:color="auto"/>
                                                <w:right w:val="none" w:sz="0" w:space="0" w:color="auto"/>
                                              </w:divBdr>
                                              <w:divsChild>
                                                <w:div w:id="1992366719">
                                                  <w:marLeft w:val="0"/>
                                                  <w:marRight w:val="0"/>
                                                  <w:marTop w:val="0"/>
                                                  <w:marBottom w:val="0"/>
                                                  <w:divBdr>
                                                    <w:top w:val="none" w:sz="0" w:space="0" w:color="auto"/>
                                                    <w:left w:val="none" w:sz="0" w:space="0" w:color="auto"/>
                                                    <w:bottom w:val="none" w:sz="0" w:space="0" w:color="auto"/>
                                                    <w:right w:val="none" w:sz="0" w:space="0" w:color="auto"/>
                                                  </w:divBdr>
                                                  <w:divsChild>
                                                    <w:div w:id="1409964538">
                                                      <w:marLeft w:val="0"/>
                                                      <w:marRight w:val="0"/>
                                                      <w:marTop w:val="0"/>
                                                      <w:marBottom w:val="0"/>
                                                      <w:divBdr>
                                                        <w:top w:val="none" w:sz="0" w:space="0" w:color="auto"/>
                                                        <w:left w:val="none" w:sz="0" w:space="0" w:color="auto"/>
                                                        <w:bottom w:val="none" w:sz="0" w:space="0" w:color="auto"/>
                                                        <w:right w:val="none" w:sz="0" w:space="0" w:color="auto"/>
                                                      </w:divBdr>
                                                      <w:divsChild>
                                                        <w:div w:id="1819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716">
                                              <w:marLeft w:val="0"/>
                                              <w:marRight w:val="0"/>
                                              <w:marTop w:val="0"/>
                                              <w:marBottom w:val="0"/>
                                              <w:divBdr>
                                                <w:top w:val="none" w:sz="0" w:space="0" w:color="auto"/>
                                                <w:left w:val="none" w:sz="0" w:space="0" w:color="auto"/>
                                                <w:bottom w:val="none" w:sz="0" w:space="0" w:color="auto"/>
                                                <w:right w:val="none" w:sz="0" w:space="0" w:color="auto"/>
                                              </w:divBdr>
                                              <w:divsChild>
                                                <w:div w:id="414136190">
                                                  <w:marLeft w:val="0"/>
                                                  <w:marRight w:val="0"/>
                                                  <w:marTop w:val="0"/>
                                                  <w:marBottom w:val="0"/>
                                                  <w:divBdr>
                                                    <w:top w:val="none" w:sz="0" w:space="0" w:color="auto"/>
                                                    <w:left w:val="none" w:sz="0" w:space="0" w:color="auto"/>
                                                    <w:bottom w:val="none" w:sz="0" w:space="0" w:color="auto"/>
                                                    <w:right w:val="none" w:sz="0" w:space="0" w:color="auto"/>
                                                  </w:divBdr>
                                                  <w:divsChild>
                                                    <w:div w:id="866869612">
                                                      <w:marLeft w:val="0"/>
                                                      <w:marRight w:val="0"/>
                                                      <w:marTop w:val="0"/>
                                                      <w:marBottom w:val="0"/>
                                                      <w:divBdr>
                                                        <w:top w:val="none" w:sz="0" w:space="0" w:color="auto"/>
                                                        <w:left w:val="none" w:sz="0" w:space="0" w:color="auto"/>
                                                        <w:bottom w:val="none" w:sz="0" w:space="0" w:color="auto"/>
                                                        <w:right w:val="none" w:sz="0" w:space="0" w:color="auto"/>
                                                      </w:divBdr>
                                                      <w:divsChild>
                                                        <w:div w:id="748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963828">
          <w:marLeft w:val="0"/>
          <w:marRight w:val="0"/>
          <w:marTop w:val="0"/>
          <w:marBottom w:val="0"/>
          <w:divBdr>
            <w:top w:val="none" w:sz="0" w:space="0" w:color="auto"/>
            <w:left w:val="none" w:sz="0" w:space="0" w:color="auto"/>
            <w:bottom w:val="none" w:sz="0" w:space="0" w:color="auto"/>
            <w:right w:val="none" w:sz="0" w:space="0" w:color="auto"/>
          </w:divBdr>
          <w:divsChild>
            <w:div w:id="1687516239">
              <w:marLeft w:val="0"/>
              <w:marRight w:val="0"/>
              <w:marTop w:val="0"/>
              <w:marBottom w:val="0"/>
              <w:divBdr>
                <w:top w:val="none" w:sz="0" w:space="0" w:color="auto"/>
                <w:left w:val="none" w:sz="0" w:space="0" w:color="auto"/>
                <w:bottom w:val="none" w:sz="0" w:space="0" w:color="auto"/>
                <w:right w:val="none" w:sz="0" w:space="0" w:color="auto"/>
              </w:divBdr>
              <w:divsChild>
                <w:div w:id="200091526">
                  <w:marLeft w:val="0"/>
                  <w:marRight w:val="0"/>
                  <w:marTop w:val="0"/>
                  <w:marBottom w:val="0"/>
                  <w:divBdr>
                    <w:top w:val="none" w:sz="0" w:space="0" w:color="auto"/>
                    <w:left w:val="none" w:sz="0" w:space="0" w:color="auto"/>
                    <w:bottom w:val="none" w:sz="0" w:space="0" w:color="auto"/>
                    <w:right w:val="none" w:sz="0" w:space="0" w:color="auto"/>
                  </w:divBdr>
                  <w:divsChild>
                    <w:div w:id="679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3868">
      <w:bodyDiv w:val="1"/>
      <w:marLeft w:val="0"/>
      <w:marRight w:val="0"/>
      <w:marTop w:val="0"/>
      <w:marBottom w:val="0"/>
      <w:divBdr>
        <w:top w:val="none" w:sz="0" w:space="0" w:color="auto"/>
        <w:left w:val="none" w:sz="0" w:space="0" w:color="auto"/>
        <w:bottom w:val="none" w:sz="0" w:space="0" w:color="auto"/>
        <w:right w:val="none" w:sz="0" w:space="0" w:color="auto"/>
      </w:divBdr>
      <w:divsChild>
        <w:div w:id="1674264108">
          <w:marLeft w:val="0"/>
          <w:marRight w:val="0"/>
          <w:marTop w:val="0"/>
          <w:marBottom w:val="0"/>
          <w:divBdr>
            <w:top w:val="none" w:sz="0" w:space="0" w:color="auto"/>
            <w:left w:val="none" w:sz="0" w:space="0" w:color="auto"/>
            <w:bottom w:val="none" w:sz="0" w:space="0" w:color="auto"/>
            <w:right w:val="none" w:sz="0" w:space="0" w:color="auto"/>
          </w:divBdr>
          <w:divsChild>
            <w:div w:id="1972972943">
              <w:marLeft w:val="0"/>
              <w:marRight w:val="0"/>
              <w:marTop w:val="0"/>
              <w:marBottom w:val="0"/>
              <w:divBdr>
                <w:top w:val="none" w:sz="0" w:space="0" w:color="auto"/>
                <w:left w:val="none" w:sz="0" w:space="0" w:color="auto"/>
                <w:bottom w:val="none" w:sz="0" w:space="0" w:color="auto"/>
                <w:right w:val="none" w:sz="0" w:space="0" w:color="auto"/>
              </w:divBdr>
              <w:divsChild>
                <w:div w:id="2115514187">
                  <w:marLeft w:val="0"/>
                  <w:marRight w:val="0"/>
                  <w:marTop w:val="0"/>
                  <w:marBottom w:val="0"/>
                  <w:divBdr>
                    <w:top w:val="none" w:sz="0" w:space="0" w:color="auto"/>
                    <w:left w:val="none" w:sz="0" w:space="0" w:color="auto"/>
                    <w:bottom w:val="none" w:sz="0" w:space="0" w:color="auto"/>
                    <w:right w:val="none" w:sz="0" w:space="0" w:color="auto"/>
                  </w:divBdr>
                  <w:divsChild>
                    <w:div w:id="20147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4993">
      <w:bodyDiv w:val="1"/>
      <w:marLeft w:val="0"/>
      <w:marRight w:val="0"/>
      <w:marTop w:val="0"/>
      <w:marBottom w:val="0"/>
      <w:divBdr>
        <w:top w:val="none" w:sz="0" w:space="0" w:color="auto"/>
        <w:left w:val="none" w:sz="0" w:space="0" w:color="auto"/>
        <w:bottom w:val="none" w:sz="0" w:space="0" w:color="auto"/>
        <w:right w:val="none" w:sz="0" w:space="0" w:color="auto"/>
      </w:divBdr>
    </w:div>
    <w:div w:id="877593319">
      <w:bodyDiv w:val="1"/>
      <w:marLeft w:val="0"/>
      <w:marRight w:val="0"/>
      <w:marTop w:val="0"/>
      <w:marBottom w:val="0"/>
      <w:divBdr>
        <w:top w:val="none" w:sz="0" w:space="0" w:color="auto"/>
        <w:left w:val="none" w:sz="0" w:space="0" w:color="auto"/>
        <w:bottom w:val="none" w:sz="0" w:space="0" w:color="auto"/>
        <w:right w:val="none" w:sz="0" w:space="0" w:color="auto"/>
      </w:divBdr>
      <w:divsChild>
        <w:div w:id="877396243">
          <w:marLeft w:val="0"/>
          <w:marRight w:val="0"/>
          <w:marTop w:val="0"/>
          <w:marBottom w:val="0"/>
          <w:divBdr>
            <w:top w:val="none" w:sz="0" w:space="0" w:color="auto"/>
            <w:left w:val="none" w:sz="0" w:space="0" w:color="auto"/>
            <w:bottom w:val="none" w:sz="0" w:space="0" w:color="auto"/>
            <w:right w:val="none" w:sz="0" w:space="0" w:color="auto"/>
          </w:divBdr>
        </w:div>
      </w:divsChild>
    </w:div>
    <w:div w:id="944390216">
      <w:bodyDiv w:val="1"/>
      <w:marLeft w:val="0"/>
      <w:marRight w:val="0"/>
      <w:marTop w:val="0"/>
      <w:marBottom w:val="0"/>
      <w:divBdr>
        <w:top w:val="none" w:sz="0" w:space="0" w:color="auto"/>
        <w:left w:val="none" w:sz="0" w:space="0" w:color="auto"/>
        <w:bottom w:val="none" w:sz="0" w:space="0" w:color="auto"/>
        <w:right w:val="none" w:sz="0" w:space="0" w:color="auto"/>
      </w:divBdr>
      <w:divsChild>
        <w:div w:id="2097627423">
          <w:marLeft w:val="0"/>
          <w:marRight w:val="0"/>
          <w:marTop w:val="0"/>
          <w:marBottom w:val="0"/>
          <w:divBdr>
            <w:top w:val="none" w:sz="0" w:space="0" w:color="auto"/>
            <w:left w:val="none" w:sz="0" w:space="0" w:color="auto"/>
            <w:bottom w:val="none" w:sz="0" w:space="0" w:color="auto"/>
            <w:right w:val="none" w:sz="0" w:space="0" w:color="auto"/>
          </w:divBdr>
          <w:divsChild>
            <w:div w:id="2080326677">
              <w:marLeft w:val="0"/>
              <w:marRight w:val="0"/>
              <w:marTop w:val="0"/>
              <w:marBottom w:val="0"/>
              <w:divBdr>
                <w:top w:val="none" w:sz="0" w:space="0" w:color="auto"/>
                <w:left w:val="none" w:sz="0" w:space="0" w:color="auto"/>
                <w:bottom w:val="none" w:sz="0" w:space="0" w:color="auto"/>
                <w:right w:val="none" w:sz="0" w:space="0" w:color="auto"/>
              </w:divBdr>
              <w:divsChild>
                <w:div w:id="623847116">
                  <w:marLeft w:val="0"/>
                  <w:marRight w:val="0"/>
                  <w:marTop w:val="0"/>
                  <w:marBottom w:val="0"/>
                  <w:divBdr>
                    <w:top w:val="none" w:sz="0" w:space="0" w:color="auto"/>
                    <w:left w:val="none" w:sz="0" w:space="0" w:color="auto"/>
                    <w:bottom w:val="none" w:sz="0" w:space="0" w:color="auto"/>
                    <w:right w:val="none" w:sz="0" w:space="0" w:color="auto"/>
                  </w:divBdr>
                  <w:divsChild>
                    <w:div w:id="1969898852">
                      <w:marLeft w:val="0"/>
                      <w:marRight w:val="0"/>
                      <w:marTop w:val="0"/>
                      <w:marBottom w:val="0"/>
                      <w:divBdr>
                        <w:top w:val="none" w:sz="0" w:space="0" w:color="auto"/>
                        <w:left w:val="none" w:sz="0" w:space="0" w:color="auto"/>
                        <w:bottom w:val="none" w:sz="0" w:space="0" w:color="auto"/>
                        <w:right w:val="none" w:sz="0" w:space="0" w:color="auto"/>
                      </w:divBdr>
                      <w:divsChild>
                        <w:div w:id="1854757170">
                          <w:marLeft w:val="0"/>
                          <w:marRight w:val="0"/>
                          <w:marTop w:val="0"/>
                          <w:marBottom w:val="0"/>
                          <w:divBdr>
                            <w:top w:val="none" w:sz="0" w:space="0" w:color="auto"/>
                            <w:left w:val="none" w:sz="0" w:space="0" w:color="auto"/>
                            <w:bottom w:val="none" w:sz="0" w:space="0" w:color="auto"/>
                            <w:right w:val="none" w:sz="0" w:space="0" w:color="auto"/>
                          </w:divBdr>
                          <w:divsChild>
                            <w:div w:id="2064791132">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740373294">
                                      <w:marLeft w:val="0"/>
                                      <w:marRight w:val="0"/>
                                      <w:marTop w:val="0"/>
                                      <w:marBottom w:val="0"/>
                                      <w:divBdr>
                                        <w:top w:val="none" w:sz="0" w:space="0" w:color="auto"/>
                                        <w:left w:val="none" w:sz="0" w:space="0" w:color="auto"/>
                                        <w:bottom w:val="none" w:sz="0" w:space="0" w:color="auto"/>
                                        <w:right w:val="none" w:sz="0" w:space="0" w:color="auto"/>
                                      </w:divBdr>
                                      <w:divsChild>
                                        <w:div w:id="265238353">
                                          <w:marLeft w:val="0"/>
                                          <w:marRight w:val="0"/>
                                          <w:marTop w:val="0"/>
                                          <w:marBottom w:val="0"/>
                                          <w:divBdr>
                                            <w:top w:val="none" w:sz="0" w:space="0" w:color="auto"/>
                                            <w:left w:val="none" w:sz="0" w:space="0" w:color="auto"/>
                                            <w:bottom w:val="none" w:sz="0" w:space="0" w:color="auto"/>
                                            <w:right w:val="none" w:sz="0" w:space="0" w:color="auto"/>
                                          </w:divBdr>
                                          <w:divsChild>
                                            <w:div w:id="1016275130">
                                              <w:marLeft w:val="0"/>
                                              <w:marRight w:val="0"/>
                                              <w:marTop w:val="0"/>
                                              <w:marBottom w:val="0"/>
                                              <w:divBdr>
                                                <w:top w:val="none" w:sz="0" w:space="0" w:color="auto"/>
                                                <w:left w:val="none" w:sz="0" w:space="0" w:color="auto"/>
                                                <w:bottom w:val="none" w:sz="0" w:space="0" w:color="auto"/>
                                                <w:right w:val="none" w:sz="0" w:space="0" w:color="auto"/>
                                              </w:divBdr>
                                              <w:divsChild>
                                                <w:div w:id="1831871145">
                                                  <w:marLeft w:val="0"/>
                                                  <w:marRight w:val="0"/>
                                                  <w:marTop w:val="0"/>
                                                  <w:marBottom w:val="0"/>
                                                  <w:divBdr>
                                                    <w:top w:val="none" w:sz="0" w:space="0" w:color="auto"/>
                                                    <w:left w:val="none" w:sz="0" w:space="0" w:color="auto"/>
                                                    <w:bottom w:val="none" w:sz="0" w:space="0" w:color="auto"/>
                                                    <w:right w:val="none" w:sz="0" w:space="0" w:color="auto"/>
                                                  </w:divBdr>
                                                  <w:divsChild>
                                                    <w:div w:id="878200599">
                                                      <w:marLeft w:val="0"/>
                                                      <w:marRight w:val="0"/>
                                                      <w:marTop w:val="0"/>
                                                      <w:marBottom w:val="0"/>
                                                      <w:divBdr>
                                                        <w:top w:val="none" w:sz="0" w:space="0" w:color="auto"/>
                                                        <w:left w:val="none" w:sz="0" w:space="0" w:color="auto"/>
                                                        <w:bottom w:val="none" w:sz="0" w:space="0" w:color="auto"/>
                                                        <w:right w:val="none" w:sz="0" w:space="0" w:color="auto"/>
                                                      </w:divBdr>
                                                      <w:divsChild>
                                                        <w:div w:id="584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179">
                                              <w:marLeft w:val="0"/>
                                              <w:marRight w:val="0"/>
                                              <w:marTop w:val="0"/>
                                              <w:marBottom w:val="0"/>
                                              <w:divBdr>
                                                <w:top w:val="none" w:sz="0" w:space="0" w:color="auto"/>
                                                <w:left w:val="none" w:sz="0" w:space="0" w:color="auto"/>
                                                <w:bottom w:val="none" w:sz="0" w:space="0" w:color="auto"/>
                                                <w:right w:val="none" w:sz="0" w:space="0" w:color="auto"/>
                                              </w:divBdr>
                                              <w:divsChild>
                                                <w:div w:id="1201282280">
                                                  <w:marLeft w:val="0"/>
                                                  <w:marRight w:val="0"/>
                                                  <w:marTop w:val="0"/>
                                                  <w:marBottom w:val="0"/>
                                                  <w:divBdr>
                                                    <w:top w:val="none" w:sz="0" w:space="0" w:color="auto"/>
                                                    <w:left w:val="none" w:sz="0" w:space="0" w:color="auto"/>
                                                    <w:bottom w:val="none" w:sz="0" w:space="0" w:color="auto"/>
                                                    <w:right w:val="none" w:sz="0" w:space="0" w:color="auto"/>
                                                  </w:divBdr>
                                                  <w:divsChild>
                                                    <w:div w:id="1148091829">
                                                      <w:marLeft w:val="0"/>
                                                      <w:marRight w:val="0"/>
                                                      <w:marTop w:val="0"/>
                                                      <w:marBottom w:val="0"/>
                                                      <w:divBdr>
                                                        <w:top w:val="none" w:sz="0" w:space="0" w:color="auto"/>
                                                        <w:left w:val="none" w:sz="0" w:space="0" w:color="auto"/>
                                                        <w:bottom w:val="none" w:sz="0" w:space="0" w:color="auto"/>
                                                        <w:right w:val="none" w:sz="0" w:space="0" w:color="auto"/>
                                                      </w:divBdr>
                                                      <w:divsChild>
                                                        <w:div w:id="61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309145">
          <w:marLeft w:val="0"/>
          <w:marRight w:val="0"/>
          <w:marTop w:val="0"/>
          <w:marBottom w:val="0"/>
          <w:divBdr>
            <w:top w:val="none" w:sz="0" w:space="0" w:color="auto"/>
            <w:left w:val="none" w:sz="0" w:space="0" w:color="auto"/>
            <w:bottom w:val="none" w:sz="0" w:space="0" w:color="auto"/>
            <w:right w:val="none" w:sz="0" w:space="0" w:color="auto"/>
          </w:divBdr>
          <w:divsChild>
            <w:div w:id="1138373873">
              <w:marLeft w:val="0"/>
              <w:marRight w:val="0"/>
              <w:marTop w:val="0"/>
              <w:marBottom w:val="0"/>
              <w:divBdr>
                <w:top w:val="none" w:sz="0" w:space="0" w:color="auto"/>
                <w:left w:val="none" w:sz="0" w:space="0" w:color="auto"/>
                <w:bottom w:val="none" w:sz="0" w:space="0" w:color="auto"/>
                <w:right w:val="none" w:sz="0" w:space="0" w:color="auto"/>
              </w:divBdr>
              <w:divsChild>
                <w:div w:id="1969117929">
                  <w:marLeft w:val="0"/>
                  <w:marRight w:val="0"/>
                  <w:marTop w:val="0"/>
                  <w:marBottom w:val="0"/>
                  <w:divBdr>
                    <w:top w:val="none" w:sz="0" w:space="0" w:color="auto"/>
                    <w:left w:val="none" w:sz="0" w:space="0" w:color="auto"/>
                    <w:bottom w:val="none" w:sz="0" w:space="0" w:color="auto"/>
                    <w:right w:val="none" w:sz="0" w:space="0" w:color="auto"/>
                  </w:divBdr>
                  <w:divsChild>
                    <w:div w:id="13901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362">
      <w:bodyDiv w:val="1"/>
      <w:marLeft w:val="0"/>
      <w:marRight w:val="0"/>
      <w:marTop w:val="0"/>
      <w:marBottom w:val="0"/>
      <w:divBdr>
        <w:top w:val="none" w:sz="0" w:space="0" w:color="auto"/>
        <w:left w:val="none" w:sz="0" w:space="0" w:color="auto"/>
        <w:bottom w:val="none" w:sz="0" w:space="0" w:color="auto"/>
        <w:right w:val="none" w:sz="0" w:space="0" w:color="auto"/>
      </w:divBdr>
      <w:divsChild>
        <w:div w:id="1299143485">
          <w:marLeft w:val="0"/>
          <w:marRight w:val="0"/>
          <w:marTop w:val="0"/>
          <w:marBottom w:val="0"/>
          <w:divBdr>
            <w:top w:val="none" w:sz="0" w:space="0" w:color="auto"/>
            <w:left w:val="none" w:sz="0" w:space="0" w:color="auto"/>
            <w:bottom w:val="none" w:sz="0" w:space="0" w:color="auto"/>
            <w:right w:val="none" w:sz="0" w:space="0" w:color="auto"/>
          </w:divBdr>
          <w:divsChild>
            <w:div w:id="1248345244">
              <w:marLeft w:val="0"/>
              <w:marRight w:val="0"/>
              <w:marTop w:val="0"/>
              <w:marBottom w:val="0"/>
              <w:divBdr>
                <w:top w:val="none" w:sz="0" w:space="0" w:color="auto"/>
                <w:left w:val="none" w:sz="0" w:space="0" w:color="auto"/>
                <w:bottom w:val="none" w:sz="0" w:space="0" w:color="auto"/>
                <w:right w:val="none" w:sz="0" w:space="0" w:color="auto"/>
              </w:divBdr>
              <w:divsChild>
                <w:div w:id="195698642">
                  <w:marLeft w:val="0"/>
                  <w:marRight w:val="0"/>
                  <w:marTop w:val="0"/>
                  <w:marBottom w:val="0"/>
                  <w:divBdr>
                    <w:top w:val="none" w:sz="0" w:space="0" w:color="auto"/>
                    <w:left w:val="none" w:sz="0" w:space="0" w:color="auto"/>
                    <w:bottom w:val="none" w:sz="0" w:space="0" w:color="auto"/>
                    <w:right w:val="none" w:sz="0" w:space="0" w:color="auto"/>
                  </w:divBdr>
                  <w:divsChild>
                    <w:div w:id="1764184961">
                      <w:marLeft w:val="0"/>
                      <w:marRight w:val="0"/>
                      <w:marTop w:val="0"/>
                      <w:marBottom w:val="0"/>
                      <w:divBdr>
                        <w:top w:val="none" w:sz="0" w:space="0" w:color="auto"/>
                        <w:left w:val="none" w:sz="0" w:space="0" w:color="auto"/>
                        <w:bottom w:val="none" w:sz="0" w:space="0" w:color="auto"/>
                        <w:right w:val="none" w:sz="0" w:space="0" w:color="auto"/>
                      </w:divBdr>
                      <w:divsChild>
                        <w:div w:id="154033658">
                          <w:marLeft w:val="0"/>
                          <w:marRight w:val="0"/>
                          <w:marTop w:val="0"/>
                          <w:marBottom w:val="0"/>
                          <w:divBdr>
                            <w:top w:val="none" w:sz="0" w:space="0" w:color="auto"/>
                            <w:left w:val="none" w:sz="0" w:space="0" w:color="auto"/>
                            <w:bottom w:val="none" w:sz="0" w:space="0" w:color="auto"/>
                            <w:right w:val="none" w:sz="0" w:space="0" w:color="auto"/>
                          </w:divBdr>
                          <w:divsChild>
                            <w:div w:id="1172184613">
                              <w:marLeft w:val="0"/>
                              <w:marRight w:val="0"/>
                              <w:marTop w:val="0"/>
                              <w:marBottom w:val="0"/>
                              <w:divBdr>
                                <w:top w:val="none" w:sz="0" w:space="0" w:color="auto"/>
                                <w:left w:val="none" w:sz="0" w:space="0" w:color="auto"/>
                                <w:bottom w:val="none" w:sz="0" w:space="0" w:color="auto"/>
                                <w:right w:val="none" w:sz="0" w:space="0" w:color="auto"/>
                              </w:divBdr>
                              <w:divsChild>
                                <w:div w:id="2047758290">
                                  <w:marLeft w:val="0"/>
                                  <w:marRight w:val="0"/>
                                  <w:marTop w:val="0"/>
                                  <w:marBottom w:val="0"/>
                                  <w:divBdr>
                                    <w:top w:val="none" w:sz="0" w:space="0" w:color="auto"/>
                                    <w:left w:val="none" w:sz="0" w:space="0" w:color="auto"/>
                                    <w:bottom w:val="none" w:sz="0" w:space="0" w:color="auto"/>
                                    <w:right w:val="none" w:sz="0" w:space="0" w:color="auto"/>
                                  </w:divBdr>
                                  <w:divsChild>
                                    <w:div w:id="537163684">
                                      <w:marLeft w:val="0"/>
                                      <w:marRight w:val="0"/>
                                      <w:marTop w:val="0"/>
                                      <w:marBottom w:val="0"/>
                                      <w:divBdr>
                                        <w:top w:val="none" w:sz="0" w:space="0" w:color="auto"/>
                                        <w:left w:val="none" w:sz="0" w:space="0" w:color="auto"/>
                                        <w:bottom w:val="none" w:sz="0" w:space="0" w:color="auto"/>
                                        <w:right w:val="none" w:sz="0" w:space="0" w:color="auto"/>
                                      </w:divBdr>
                                      <w:divsChild>
                                        <w:div w:id="1969428636">
                                          <w:marLeft w:val="0"/>
                                          <w:marRight w:val="0"/>
                                          <w:marTop w:val="0"/>
                                          <w:marBottom w:val="0"/>
                                          <w:divBdr>
                                            <w:top w:val="none" w:sz="0" w:space="0" w:color="auto"/>
                                            <w:left w:val="none" w:sz="0" w:space="0" w:color="auto"/>
                                            <w:bottom w:val="none" w:sz="0" w:space="0" w:color="auto"/>
                                            <w:right w:val="none" w:sz="0" w:space="0" w:color="auto"/>
                                          </w:divBdr>
                                          <w:divsChild>
                                            <w:div w:id="2094087164">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0"/>
                                                  <w:marBottom w:val="0"/>
                                                  <w:divBdr>
                                                    <w:top w:val="none" w:sz="0" w:space="0" w:color="auto"/>
                                                    <w:left w:val="none" w:sz="0" w:space="0" w:color="auto"/>
                                                    <w:bottom w:val="none" w:sz="0" w:space="0" w:color="auto"/>
                                                    <w:right w:val="none" w:sz="0" w:space="0" w:color="auto"/>
                                                  </w:divBdr>
                                                  <w:divsChild>
                                                    <w:div w:id="2070953009">
                                                      <w:marLeft w:val="0"/>
                                                      <w:marRight w:val="0"/>
                                                      <w:marTop w:val="0"/>
                                                      <w:marBottom w:val="0"/>
                                                      <w:divBdr>
                                                        <w:top w:val="none" w:sz="0" w:space="0" w:color="auto"/>
                                                        <w:left w:val="none" w:sz="0" w:space="0" w:color="auto"/>
                                                        <w:bottom w:val="none" w:sz="0" w:space="0" w:color="auto"/>
                                                        <w:right w:val="none" w:sz="0" w:space="0" w:color="auto"/>
                                                      </w:divBdr>
                                                      <w:divsChild>
                                                        <w:div w:id="3576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843">
                                              <w:marLeft w:val="0"/>
                                              <w:marRight w:val="0"/>
                                              <w:marTop w:val="0"/>
                                              <w:marBottom w:val="0"/>
                                              <w:divBdr>
                                                <w:top w:val="none" w:sz="0" w:space="0" w:color="auto"/>
                                                <w:left w:val="none" w:sz="0" w:space="0" w:color="auto"/>
                                                <w:bottom w:val="none" w:sz="0" w:space="0" w:color="auto"/>
                                                <w:right w:val="none" w:sz="0" w:space="0" w:color="auto"/>
                                              </w:divBdr>
                                              <w:divsChild>
                                                <w:div w:id="1144467593">
                                                  <w:marLeft w:val="0"/>
                                                  <w:marRight w:val="0"/>
                                                  <w:marTop w:val="0"/>
                                                  <w:marBottom w:val="0"/>
                                                  <w:divBdr>
                                                    <w:top w:val="none" w:sz="0" w:space="0" w:color="auto"/>
                                                    <w:left w:val="none" w:sz="0" w:space="0" w:color="auto"/>
                                                    <w:bottom w:val="none" w:sz="0" w:space="0" w:color="auto"/>
                                                    <w:right w:val="none" w:sz="0" w:space="0" w:color="auto"/>
                                                  </w:divBdr>
                                                  <w:divsChild>
                                                    <w:div w:id="26949000">
                                                      <w:marLeft w:val="0"/>
                                                      <w:marRight w:val="0"/>
                                                      <w:marTop w:val="0"/>
                                                      <w:marBottom w:val="0"/>
                                                      <w:divBdr>
                                                        <w:top w:val="none" w:sz="0" w:space="0" w:color="auto"/>
                                                        <w:left w:val="none" w:sz="0" w:space="0" w:color="auto"/>
                                                        <w:bottom w:val="none" w:sz="0" w:space="0" w:color="auto"/>
                                                        <w:right w:val="none" w:sz="0" w:space="0" w:color="auto"/>
                                                      </w:divBdr>
                                                      <w:divsChild>
                                                        <w:div w:id="1459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8991">
          <w:marLeft w:val="0"/>
          <w:marRight w:val="0"/>
          <w:marTop w:val="0"/>
          <w:marBottom w:val="0"/>
          <w:divBdr>
            <w:top w:val="none" w:sz="0" w:space="0" w:color="auto"/>
            <w:left w:val="none" w:sz="0" w:space="0" w:color="auto"/>
            <w:bottom w:val="none" w:sz="0" w:space="0" w:color="auto"/>
            <w:right w:val="none" w:sz="0" w:space="0" w:color="auto"/>
          </w:divBdr>
          <w:divsChild>
            <w:div w:id="562833377">
              <w:marLeft w:val="0"/>
              <w:marRight w:val="0"/>
              <w:marTop w:val="0"/>
              <w:marBottom w:val="0"/>
              <w:divBdr>
                <w:top w:val="none" w:sz="0" w:space="0" w:color="auto"/>
                <w:left w:val="none" w:sz="0" w:space="0" w:color="auto"/>
                <w:bottom w:val="none" w:sz="0" w:space="0" w:color="auto"/>
                <w:right w:val="none" w:sz="0" w:space="0" w:color="auto"/>
              </w:divBdr>
              <w:divsChild>
                <w:div w:id="480198675">
                  <w:marLeft w:val="0"/>
                  <w:marRight w:val="0"/>
                  <w:marTop w:val="0"/>
                  <w:marBottom w:val="0"/>
                  <w:divBdr>
                    <w:top w:val="none" w:sz="0" w:space="0" w:color="auto"/>
                    <w:left w:val="none" w:sz="0" w:space="0" w:color="auto"/>
                    <w:bottom w:val="none" w:sz="0" w:space="0" w:color="auto"/>
                    <w:right w:val="none" w:sz="0" w:space="0" w:color="auto"/>
                  </w:divBdr>
                  <w:divsChild>
                    <w:div w:id="11829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702">
      <w:bodyDiv w:val="1"/>
      <w:marLeft w:val="0"/>
      <w:marRight w:val="0"/>
      <w:marTop w:val="0"/>
      <w:marBottom w:val="0"/>
      <w:divBdr>
        <w:top w:val="none" w:sz="0" w:space="0" w:color="auto"/>
        <w:left w:val="none" w:sz="0" w:space="0" w:color="auto"/>
        <w:bottom w:val="none" w:sz="0" w:space="0" w:color="auto"/>
        <w:right w:val="none" w:sz="0" w:space="0" w:color="auto"/>
      </w:divBdr>
      <w:divsChild>
        <w:div w:id="553152875">
          <w:marLeft w:val="0"/>
          <w:marRight w:val="0"/>
          <w:marTop w:val="0"/>
          <w:marBottom w:val="0"/>
          <w:divBdr>
            <w:top w:val="none" w:sz="0" w:space="0" w:color="auto"/>
            <w:left w:val="none" w:sz="0" w:space="0" w:color="auto"/>
            <w:bottom w:val="none" w:sz="0" w:space="0" w:color="auto"/>
            <w:right w:val="none" w:sz="0" w:space="0" w:color="auto"/>
          </w:divBdr>
          <w:divsChild>
            <w:div w:id="1486508305">
              <w:marLeft w:val="0"/>
              <w:marRight w:val="0"/>
              <w:marTop w:val="0"/>
              <w:marBottom w:val="0"/>
              <w:divBdr>
                <w:top w:val="none" w:sz="0" w:space="0" w:color="auto"/>
                <w:left w:val="none" w:sz="0" w:space="0" w:color="auto"/>
                <w:bottom w:val="none" w:sz="0" w:space="0" w:color="auto"/>
                <w:right w:val="none" w:sz="0" w:space="0" w:color="auto"/>
              </w:divBdr>
              <w:divsChild>
                <w:div w:id="882399364">
                  <w:marLeft w:val="0"/>
                  <w:marRight w:val="0"/>
                  <w:marTop w:val="0"/>
                  <w:marBottom w:val="0"/>
                  <w:divBdr>
                    <w:top w:val="none" w:sz="0" w:space="0" w:color="auto"/>
                    <w:left w:val="none" w:sz="0" w:space="0" w:color="auto"/>
                    <w:bottom w:val="none" w:sz="0" w:space="0" w:color="auto"/>
                    <w:right w:val="none" w:sz="0" w:space="0" w:color="auto"/>
                  </w:divBdr>
                  <w:divsChild>
                    <w:div w:id="2114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1052">
      <w:bodyDiv w:val="1"/>
      <w:marLeft w:val="0"/>
      <w:marRight w:val="0"/>
      <w:marTop w:val="0"/>
      <w:marBottom w:val="0"/>
      <w:divBdr>
        <w:top w:val="none" w:sz="0" w:space="0" w:color="auto"/>
        <w:left w:val="none" w:sz="0" w:space="0" w:color="auto"/>
        <w:bottom w:val="none" w:sz="0" w:space="0" w:color="auto"/>
        <w:right w:val="none" w:sz="0" w:space="0" w:color="auto"/>
      </w:divBdr>
      <w:divsChild>
        <w:div w:id="515773266">
          <w:marLeft w:val="0"/>
          <w:marRight w:val="0"/>
          <w:marTop w:val="0"/>
          <w:marBottom w:val="0"/>
          <w:divBdr>
            <w:top w:val="none" w:sz="0" w:space="0" w:color="auto"/>
            <w:left w:val="none" w:sz="0" w:space="0" w:color="auto"/>
            <w:bottom w:val="none" w:sz="0" w:space="0" w:color="auto"/>
            <w:right w:val="none" w:sz="0" w:space="0" w:color="auto"/>
          </w:divBdr>
          <w:divsChild>
            <w:div w:id="647127037">
              <w:marLeft w:val="0"/>
              <w:marRight w:val="0"/>
              <w:marTop w:val="0"/>
              <w:marBottom w:val="0"/>
              <w:divBdr>
                <w:top w:val="none" w:sz="0" w:space="0" w:color="auto"/>
                <w:left w:val="none" w:sz="0" w:space="0" w:color="auto"/>
                <w:bottom w:val="none" w:sz="0" w:space="0" w:color="auto"/>
                <w:right w:val="none" w:sz="0" w:space="0" w:color="auto"/>
              </w:divBdr>
              <w:divsChild>
                <w:div w:id="444690334">
                  <w:marLeft w:val="0"/>
                  <w:marRight w:val="0"/>
                  <w:marTop w:val="0"/>
                  <w:marBottom w:val="0"/>
                  <w:divBdr>
                    <w:top w:val="none" w:sz="0" w:space="0" w:color="auto"/>
                    <w:left w:val="none" w:sz="0" w:space="0" w:color="auto"/>
                    <w:bottom w:val="none" w:sz="0" w:space="0" w:color="auto"/>
                    <w:right w:val="none" w:sz="0" w:space="0" w:color="auto"/>
                  </w:divBdr>
                  <w:divsChild>
                    <w:div w:id="4619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38226">
      <w:bodyDiv w:val="1"/>
      <w:marLeft w:val="0"/>
      <w:marRight w:val="0"/>
      <w:marTop w:val="0"/>
      <w:marBottom w:val="0"/>
      <w:divBdr>
        <w:top w:val="none" w:sz="0" w:space="0" w:color="auto"/>
        <w:left w:val="none" w:sz="0" w:space="0" w:color="auto"/>
        <w:bottom w:val="none" w:sz="0" w:space="0" w:color="auto"/>
        <w:right w:val="none" w:sz="0" w:space="0" w:color="auto"/>
      </w:divBdr>
      <w:divsChild>
        <w:div w:id="1933970528">
          <w:marLeft w:val="0"/>
          <w:marRight w:val="0"/>
          <w:marTop w:val="0"/>
          <w:marBottom w:val="0"/>
          <w:divBdr>
            <w:top w:val="none" w:sz="0" w:space="0" w:color="auto"/>
            <w:left w:val="none" w:sz="0" w:space="0" w:color="auto"/>
            <w:bottom w:val="none" w:sz="0" w:space="0" w:color="auto"/>
            <w:right w:val="none" w:sz="0" w:space="0" w:color="auto"/>
          </w:divBdr>
          <w:divsChild>
            <w:div w:id="211961744">
              <w:marLeft w:val="0"/>
              <w:marRight w:val="0"/>
              <w:marTop w:val="0"/>
              <w:marBottom w:val="0"/>
              <w:divBdr>
                <w:top w:val="none" w:sz="0" w:space="0" w:color="auto"/>
                <w:left w:val="none" w:sz="0" w:space="0" w:color="auto"/>
                <w:bottom w:val="none" w:sz="0" w:space="0" w:color="auto"/>
                <w:right w:val="none" w:sz="0" w:space="0" w:color="auto"/>
              </w:divBdr>
              <w:divsChild>
                <w:div w:id="1441142709">
                  <w:marLeft w:val="0"/>
                  <w:marRight w:val="0"/>
                  <w:marTop w:val="0"/>
                  <w:marBottom w:val="0"/>
                  <w:divBdr>
                    <w:top w:val="none" w:sz="0" w:space="0" w:color="auto"/>
                    <w:left w:val="none" w:sz="0" w:space="0" w:color="auto"/>
                    <w:bottom w:val="none" w:sz="0" w:space="0" w:color="auto"/>
                    <w:right w:val="none" w:sz="0" w:space="0" w:color="auto"/>
                  </w:divBdr>
                  <w:divsChild>
                    <w:div w:id="1061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7333">
      <w:bodyDiv w:val="1"/>
      <w:marLeft w:val="0"/>
      <w:marRight w:val="0"/>
      <w:marTop w:val="0"/>
      <w:marBottom w:val="0"/>
      <w:divBdr>
        <w:top w:val="none" w:sz="0" w:space="0" w:color="auto"/>
        <w:left w:val="none" w:sz="0" w:space="0" w:color="auto"/>
        <w:bottom w:val="none" w:sz="0" w:space="0" w:color="auto"/>
        <w:right w:val="none" w:sz="0" w:space="0" w:color="auto"/>
      </w:divBdr>
      <w:divsChild>
        <w:div w:id="847329651">
          <w:marLeft w:val="0"/>
          <w:marRight w:val="0"/>
          <w:marTop w:val="0"/>
          <w:marBottom w:val="0"/>
          <w:divBdr>
            <w:top w:val="none" w:sz="0" w:space="0" w:color="auto"/>
            <w:left w:val="none" w:sz="0" w:space="0" w:color="auto"/>
            <w:bottom w:val="none" w:sz="0" w:space="0" w:color="auto"/>
            <w:right w:val="none" w:sz="0" w:space="0" w:color="auto"/>
          </w:divBdr>
          <w:divsChild>
            <w:div w:id="83763844">
              <w:marLeft w:val="0"/>
              <w:marRight w:val="0"/>
              <w:marTop w:val="0"/>
              <w:marBottom w:val="0"/>
              <w:divBdr>
                <w:top w:val="none" w:sz="0" w:space="0" w:color="auto"/>
                <w:left w:val="none" w:sz="0" w:space="0" w:color="auto"/>
                <w:bottom w:val="none" w:sz="0" w:space="0" w:color="auto"/>
                <w:right w:val="none" w:sz="0" w:space="0" w:color="auto"/>
              </w:divBdr>
              <w:divsChild>
                <w:div w:id="1111583001">
                  <w:marLeft w:val="0"/>
                  <w:marRight w:val="0"/>
                  <w:marTop w:val="0"/>
                  <w:marBottom w:val="0"/>
                  <w:divBdr>
                    <w:top w:val="none" w:sz="0" w:space="0" w:color="auto"/>
                    <w:left w:val="none" w:sz="0" w:space="0" w:color="auto"/>
                    <w:bottom w:val="none" w:sz="0" w:space="0" w:color="auto"/>
                    <w:right w:val="none" w:sz="0" w:space="0" w:color="auto"/>
                  </w:divBdr>
                  <w:divsChild>
                    <w:div w:id="1770392829">
                      <w:marLeft w:val="0"/>
                      <w:marRight w:val="0"/>
                      <w:marTop w:val="0"/>
                      <w:marBottom w:val="0"/>
                      <w:divBdr>
                        <w:top w:val="none" w:sz="0" w:space="0" w:color="auto"/>
                        <w:left w:val="none" w:sz="0" w:space="0" w:color="auto"/>
                        <w:bottom w:val="none" w:sz="0" w:space="0" w:color="auto"/>
                        <w:right w:val="none" w:sz="0" w:space="0" w:color="auto"/>
                      </w:divBdr>
                      <w:divsChild>
                        <w:div w:id="1987008347">
                          <w:marLeft w:val="0"/>
                          <w:marRight w:val="0"/>
                          <w:marTop w:val="0"/>
                          <w:marBottom w:val="0"/>
                          <w:divBdr>
                            <w:top w:val="none" w:sz="0" w:space="0" w:color="auto"/>
                            <w:left w:val="none" w:sz="0" w:space="0" w:color="auto"/>
                            <w:bottom w:val="none" w:sz="0" w:space="0" w:color="auto"/>
                            <w:right w:val="none" w:sz="0" w:space="0" w:color="auto"/>
                          </w:divBdr>
                          <w:divsChild>
                            <w:div w:id="1209144368">
                              <w:marLeft w:val="0"/>
                              <w:marRight w:val="0"/>
                              <w:marTop w:val="0"/>
                              <w:marBottom w:val="0"/>
                              <w:divBdr>
                                <w:top w:val="none" w:sz="0" w:space="0" w:color="auto"/>
                                <w:left w:val="none" w:sz="0" w:space="0" w:color="auto"/>
                                <w:bottom w:val="none" w:sz="0" w:space="0" w:color="auto"/>
                                <w:right w:val="none" w:sz="0" w:space="0" w:color="auto"/>
                              </w:divBdr>
                              <w:divsChild>
                                <w:div w:id="1379428107">
                                  <w:marLeft w:val="0"/>
                                  <w:marRight w:val="0"/>
                                  <w:marTop w:val="0"/>
                                  <w:marBottom w:val="0"/>
                                  <w:divBdr>
                                    <w:top w:val="none" w:sz="0" w:space="0" w:color="auto"/>
                                    <w:left w:val="none" w:sz="0" w:space="0" w:color="auto"/>
                                    <w:bottom w:val="none" w:sz="0" w:space="0" w:color="auto"/>
                                    <w:right w:val="none" w:sz="0" w:space="0" w:color="auto"/>
                                  </w:divBdr>
                                  <w:divsChild>
                                    <w:div w:id="1541279497">
                                      <w:marLeft w:val="0"/>
                                      <w:marRight w:val="0"/>
                                      <w:marTop w:val="0"/>
                                      <w:marBottom w:val="0"/>
                                      <w:divBdr>
                                        <w:top w:val="none" w:sz="0" w:space="0" w:color="auto"/>
                                        <w:left w:val="none" w:sz="0" w:space="0" w:color="auto"/>
                                        <w:bottom w:val="none" w:sz="0" w:space="0" w:color="auto"/>
                                        <w:right w:val="none" w:sz="0" w:space="0" w:color="auto"/>
                                      </w:divBdr>
                                      <w:divsChild>
                                        <w:div w:id="354120317">
                                          <w:marLeft w:val="0"/>
                                          <w:marRight w:val="0"/>
                                          <w:marTop w:val="0"/>
                                          <w:marBottom w:val="0"/>
                                          <w:divBdr>
                                            <w:top w:val="none" w:sz="0" w:space="0" w:color="auto"/>
                                            <w:left w:val="none" w:sz="0" w:space="0" w:color="auto"/>
                                            <w:bottom w:val="none" w:sz="0" w:space="0" w:color="auto"/>
                                            <w:right w:val="none" w:sz="0" w:space="0" w:color="auto"/>
                                          </w:divBdr>
                                          <w:divsChild>
                                            <w:div w:id="1375502120">
                                              <w:marLeft w:val="0"/>
                                              <w:marRight w:val="0"/>
                                              <w:marTop w:val="0"/>
                                              <w:marBottom w:val="0"/>
                                              <w:divBdr>
                                                <w:top w:val="none" w:sz="0" w:space="0" w:color="auto"/>
                                                <w:left w:val="none" w:sz="0" w:space="0" w:color="auto"/>
                                                <w:bottom w:val="none" w:sz="0" w:space="0" w:color="auto"/>
                                                <w:right w:val="none" w:sz="0" w:space="0" w:color="auto"/>
                                              </w:divBdr>
                                              <w:divsChild>
                                                <w:div w:id="876160412">
                                                  <w:marLeft w:val="0"/>
                                                  <w:marRight w:val="0"/>
                                                  <w:marTop w:val="0"/>
                                                  <w:marBottom w:val="0"/>
                                                  <w:divBdr>
                                                    <w:top w:val="none" w:sz="0" w:space="0" w:color="auto"/>
                                                    <w:left w:val="none" w:sz="0" w:space="0" w:color="auto"/>
                                                    <w:bottom w:val="none" w:sz="0" w:space="0" w:color="auto"/>
                                                    <w:right w:val="none" w:sz="0" w:space="0" w:color="auto"/>
                                                  </w:divBdr>
                                                  <w:divsChild>
                                                    <w:div w:id="876505026">
                                                      <w:marLeft w:val="0"/>
                                                      <w:marRight w:val="0"/>
                                                      <w:marTop w:val="0"/>
                                                      <w:marBottom w:val="0"/>
                                                      <w:divBdr>
                                                        <w:top w:val="none" w:sz="0" w:space="0" w:color="auto"/>
                                                        <w:left w:val="none" w:sz="0" w:space="0" w:color="auto"/>
                                                        <w:bottom w:val="none" w:sz="0" w:space="0" w:color="auto"/>
                                                        <w:right w:val="none" w:sz="0" w:space="0" w:color="auto"/>
                                                      </w:divBdr>
                                                      <w:divsChild>
                                                        <w:div w:id="1824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945">
                                              <w:marLeft w:val="0"/>
                                              <w:marRight w:val="0"/>
                                              <w:marTop w:val="0"/>
                                              <w:marBottom w:val="0"/>
                                              <w:divBdr>
                                                <w:top w:val="none" w:sz="0" w:space="0" w:color="auto"/>
                                                <w:left w:val="none" w:sz="0" w:space="0" w:color="auto"/>
                                                <w:bottom w:val="none" w:sz="0" w:space="0" w:color="auto"/>
                                                <w:right w:val="none" w:sz="0" w:space="0" w:color="auto"/>
                                              </w:divBdr>
                                              <w:divsChild>
                                                <w:div w:id="827330462">
                                                  <w:marLeft w:val="0"/>
                                                  <w:marRight w:val="0"/>
                                                  <w:marTop w:val="0"/>
                                                  <w:marBottom w:val="0"/>
                                                  <w:divBdr>
                                                    <w:top w:val="none" w:sz="0" w:space="0" w:color="auto"/>
                                                    <w:left w:val="none" w:sz="0" w:space="0" w:color="auto"/>
                                                    <w:bottom w:val="none" w:sz="0" w:space="0" w:color="auto"/>
                                                    <w:right w:val="none" w:sz="0" w:space="0" w:color="auto"/>
                                                  </w:divBdr>
                                                  <w:divsChild>
                                                    <w:div w:id="205680088">
                                                      <w:marLeft w:val="0"/>
                                                      <w:marRight w:val="0"/>
                                                      <w:marTop w:val="0"/>
                                                      <w:marBottom w:val="0"/>
                                                      <w:divBdr>
                                                        <w:top w:val="none" w:sz="0" w:space="0" w:color="auto"/>
                                                        <w:left w:val="none" w:sz="0" w:space="0" w:color="auto"/>
                                                        <w:bottom w:val="none" w:sz="0" w:space="0" w:color="auto"/>
                                                        <w:right w:val="none" w:sz="0" w:space="0" w:color="auto"/>
                                                      </w:divBdr>
                                                      <w:divsChild>
                                                        <w:div w:id="14868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7379194">
          <w:marLeft w:val="0"/>
          <w:marRight w:val="0"/>
          <w:marTop w:val="0"/>
          <w:marBottom w:val="0"/>
          <w:divBdr>
            <w:top w:val="none" w:sz="0" w:space="0" w:color="auto"/>
            <w:left w:val="none" w:sz="0" w:space="0" w:color="auto"/>
            <w:bottom w:val="none" w:sz="0" w:space="0" w:color="auto"/>
            <w:right w:val="none" w:sz="0" w:space="0" w:color="auto"/>
          </w:divBdr>
          <w:divsChild>
            <w:div w:id="974409964">
              <w:marLeft w:val="0"/>
              <w:marRight w:val="0"/>
              <w:marTop w:val="0"/>
              <w:marBottom w:val="0"/>
              <w:divBdr>
                <w:top w:val="none" w:sz="0" w:space="0" w:color="auto"/>
                <w:left w:val="none" w:sz="0" w:space="0" w:color="auto"/>
                <w:bottom w:val="none" w:sz="0" w:space="0" w:color="auto"/>
                <w:right w:val="none" w:sz="0" w:space="0" w:color="auto"/>
              </w:divBdr>
              <w:divsChild>
                <w:div w:id="1399668919">
                  <w:marLeft w:val="0"/>
                  <w:marRight w:val="0"/>
                  <w:marTop w:val="0"/>
                  <w:marBottom w:val="0"/>
                  <w:divBdr>
                    <w:top w:val="none" w:sz="0" w:space="0" w:color="auto"/>
                    <w:left w:val="none" w:sz="0" w:space="0" w:color="auto"/>
                    <w:bottom w:val="none" w:sz="0" w:space="0" w:color="auto"/>
                    <w:right w:val="none" w:sz="0" w:space="0" w:color="auto"/>
                  </w:divBdr>
                  <w:divsChild>
                    <w:div w:id="21331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5143">
      <w:bodyDiv w:val="1"/>
      <w:marLeft w:val="0"/>
      <w:marRight w:val="0"/>
      <w:marTop w:val="0"/>
      <w:marBottom w:val="0"/>
      <w:divBdr>
        <w:top w:val="none" w:sz="0" w:space="0" w:color="auto"/>
        <w:left w:val="none" w:sz="0" w:space="0" w:color="auto"/>
        <w:bottom w:val="none" w:sz="0" w:space="0" w:color="auto"/>
        <w:right w:val="none" w:sz="0" w:space="0" w:color="auto"/>
      </w:divBdr>
    </w:div>
    <w:div w:id="18862605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284">
          <w:marLeft w:val="0"/>
          <w:marRight w:val="0"/>
          <w:marTop w:val="0"/>
          <w:marBottom w:val="0"/>
          <w:divBdr>
            <w:top w:val="none" w:sz="0" w:space="0" w:color="auto"/>
            <w:left w:val="none" w:sz="0" w:space="0" w:color="auto"/>
            <w:bottom w:val="none" w:sz="0" w:space="0" w:color="auto"/>
            <w:right w:val="none" w:sz="0" w:space="0" w:color="auto"/>
          </w:divBdr>
          <w:divsChild>
            <w:div w:id="1838303163">
              <w:marLeft w:val="0"/>
              <w:marRight w:val="0"/>
              <w:marTop w:val="0"/>
              <w:marBottom w:val="0"/>
              <w:divBdr>
                <w:top w:val="none" w:sz="0" w:space="0" w:color="auto"/>
                <w:left w:val="none" w:sz="0" w:space="0" w:color="auto"/>
                <w:bottom w:val="none" w:sz="0" w:space="0" w:color="auto"/>
                <w:right w:val="none" w:sz="0" w:space="0" w:color="auto"/>
              </w:divBdr>
              <w:divsChild>
                <w:div w:id="1546479126">
                  <w:marLeft w:val="0"/>
                  <w:marRight w:val="0"/>
                  <w:marTop w:val="0"/>
                  <w:marBottom w:val="0"/>
                  <w:divBdr>
                    <w:top w:val="none" w:sz="0" w:space="0" w:color="auto"/>
                    <w:left w:val="none" w:sz="0" w:space="0" w:color="auto"/>
                    <w:bottom w:val="none" w:sz="0" w:space="0" w:color="auto"/>
                    <w:right w:val="none" w:sz="0" w:space="0" w:color="auto"/>
                  </w:divBdr>
                  <w:divsChild>
                    <w:div w:id="16101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58166">
      <w:bodyDiv w:val="1"/>
      <w:marLeft w:val="0"/>
      <w:marRight w:val="0"/>
      <w:marTop w:val="0"/>
      <w:marBottom w:val="0"/>
      <w:divBdr>
        <w:top w:val="none" w:sz="0" w:space="0" w:color="auto"/>
        <w:left w:val="none" w:sz="0" w:space="0" w:color="auto"/>
        <w:bottom w:val="none" w:sz="0" w:space="0" w:color="auto"/>
        <w:right w:val="none" w:sz="0" w:space="0" w:color="auto"/>
      </w:divBdr>
      <w:divsChild>
        <w:div w:id="243028230">
          <w:marLeft w:val="0"/>
          <w:marRight w:val="0"/>
          <w:marTop w:val="0"/>
          <w:marBottom w:val="0"/>
          <w:divBdr>
            <w:top w:val="none" w:sz="0" w:space="0" w:color="auto"/>
            <w:left w:val="none" w:sz="0" w:space="0" w:color="auto"/>
            <w:bottom w:val="none" w:sz="0" w:space="0" w:color="auto"/>
            <w:right w:val="none" w:sz="0" w:space="0" w:color="auto"/>
          </w:divBdr>
          <w:divsChild>
            <w:div w:id="988244830">
              <w:marLeft w:val="0"/>
              <w:marRight w:val="0"/>
              <w:marTop w:val="0"/>
              <w:marBottom w:val="0"/>
              <w:divBdr>
                <w:top w:val="none" w:sz="0" w:space="0" w:color="auto"/>
                <w:left w:val="none" w:sz="0" w:space="0" w:color="auto"/>
                <w:bottom w:val="none" w:sz="0" w:space="0" w:color="auto"/>
                <w:right w:val="none" w:sz="0" w:space="0" w:color="auto"/>
              </w:divBdr>
              <w:divsChild>
                <w:div w:id="904796660">
                  <w:marLeft w:val="0"/>
                  <w:marRight w:val="0"/>
                  <w:marTop w:val="0"/>
                  <w:marBottom w:val="0"/>
                  <w:divBdr>
                    <w:top w:val="none" w:sz="0" w:space="0" w:color="auto"/>
                    <w:left w:val="none" w:sz="0" w:space="0" w:color="auto"/>
                    <w:bottom w:val="none" w:sz="0" w:space="0" w:color="auto"/>
                    <w:right w:val="none" w:sz="0" w:space="0" w:color="auto"/>
                  </w:divBdr>
                  <w:divsChild>
                    <w:div w:id="504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2E61-D4DB-2449-A6F8-C4A94FB3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31</Pages>
  <Words>34490</Words>
  <Characters>196597</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296</cp:revision>
  <dcterms:created xsi:type="dcterms:W3CDTF">2024-11-11T17:32:00Z</dcterms:created>
  <dcterms:modified xsi:type="dcterms:W3CDTF">2025-06-22T17:12:00Z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id="HJuH5ZIR"/&gt;&lt;style id="http://www.zotero.org/styles/systematic-biology" hasBibliography="1" bibliographyStyleHasBeenSet="1"/&gt;&lt;prefs&gt;&lt;pref name="fieldType" value="Field"/&gt;&lt;/prefs&gt;&lt;/data&gt;</vt:lpwstr>
  </property>
</Properties>
</file>